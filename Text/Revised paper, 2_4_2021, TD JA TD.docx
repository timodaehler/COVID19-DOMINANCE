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FE6DC" w14:textId="7A4C898E" w:rsidR="00FC6441" w:rsidRPr="00FC6441" w:rsidRDefault="00FC6441" w:rsidP="00FC6441">
      <w:pPr>
        <w:rPr>
          <w:ins w:id="0" w:author="Timo Dahler" w:date="2021-02-03T09:35:00Z"/>
          <w:b/>
          <w:bCs/>
          <w:lang w:val="en-US"/>
        </w:rPr>
      </w:pPr>
      <w:ins w:id="1" w:author="Timo Dahler" w:date="2021-02-03T09:35:00Z">
        <w:r w:rsidRPr="00FC6441">
          <w:rPr>
            <w:b/>
            <w:bCs/>
            <w:lang w:val="en-US"/>
          </w:rPr>
          <w:t>Emerging Markets Sovereign</w:t>
        </w:r>
      </w:ins>
      <w:ins w:id="2" w:author="Timo Dahler" w:date="2021-02-04T15:21:00Z">
        <w:r w:rsidR="00EC3008">
          <w:rPr>
            <w:b/>
            <w:bCs/>
            <w:lang w:val="en-US"/>
          </w:rPr>
          <w:t xml:space="preserve"> CDS </w:t>
        </w:r>
      </w:ins>
      <w:ins w:id="3" w:author="Timo Dahler" w:date="2021-02-03T09:35:00Z">
        <w:r w:rsidRPr="00FC6441">
          <w:rPr>
            <w:b/>
            <w:bCs/>
            <w:lang w:val="en-US"/>
          </w:rPr>
          <w:t>Spreads During C</w:t>
        </w:r>
      </w:ins>
      <w:ins w:id="4" w:author="Timo Dahler" w:date="2021-02-04T15:21:00Z">
        <w:r w:rsidR="00EC3008">
          <w:rPr>
            <w:b/>
            <w:bCs/>
            <w:lang w:val="en-US"/>
          </w:rPr>
          <w:t>OVID-19</w:t>
        </w:r>
      </w:ins>
      <w:ins w:id="5" w:author="Timo Dahler" w:date="2021-02-03T09:35:00Z">
        <w:r w:rsidRPr="00FC6441">
          <w:rPr>
            <w:b/>
            <w:bCs/>
            <w:lang w:val="en-US"/>
          </w:rPr>
          <w:t>: Economics versus Epidemiology News</w:t>
        </w:r>
      </w:ins>
    </w:p>
    <w:p w14:paraId="2EDDAA89" w14:textId="6CF40EFD" w:rsidR="00884265" w:rsidRPr="00B86A95" w:rsidDel="00FC6441" w:rsidRDefault="00B86A95" w:rsidP="00B86A95">
      <w:pPr>
        <w:rPr>
          <w:del w:id="6" w:author="Timo Dahler" w:date="2021-02-03T09:35:00Z"/>
          <w:b/>
          <w:bCs/>
          <w:lang w:val="en-US"/>
        </w:rPr>
      </w:pPr>
      <w:del w:id="7" w:author="Timo Dahler" w:date="2021-02-03T09:35:00Z">
        <w:r w:rsidRPr="00B86A95" w:rsidDel="00FC6441">
          <w:rPr>
            <w:b/>
            <w:bCs/>
            <w:lang w:val="en-US"/>
          </w:rPr>
          <w:delText>What</w:delText>
        </w:r>
        <w:r w:rsidR="00884265" w:rsidRPr="00B86A95" w:rsidDel="00FC6441">
          <w:rPr>
            <w:b/>
            <w:bCs/>
            <w:lang w:val="en-US"/>
          </w:rPr>
          <w:delText xml:space="preserve"> </w:delText>
        </w:r>
        <w:r w:rsidR="00BF4C0A" w:rsidDel="00FC6441">
          <w:rPr>
            <w:b/>
            <w:bCs/>
            <w:lang w:val="en-US"/>
          </w:rPr>
          <w:delText>drove</w:delText>
        </w:r>
        <w:r w:rsidR="00884265" w:rsidRPr="00B86A95" w:rsidDel="00FC6441">
          <w:rPr>
            <w:b/>
            <w:bCs/>
            <w:lang w:val="en-US"/>
          </w:rPr>
          <w:delText xml:space="preserve"> sovereign CDS spreads </w:delText>
        </w:r>
        <w:r w:rsidRPr="00B86A95" w:rsidDel="00FC6441">
          <w:rPr>
            <w:b/>
            <w:bCs/>
            <w:lang w:val="en-US"/>
          </w:rPr>
          <w:delText xml:space="preserve">of emerging markets </w:delText>
        </w:r>
        <w:r w:rsidR="00884265" w:rsidRPr="00B86A95" w:rsidDel="00FC6441">
          <w:rPr>
            <w:b/>
            <w:bCs/>
            <w:lang w:val="en-US"/>
          </w:rPr>
          <w:delText xml:space="preserve">during </w:delText>
        </w:r>
        <w:r w:rsidRPr="00B86A95" w:rsidDel="00FC6441">
          <w:rPr>
            <w:b/>
            <w:bCs/>
            <w:lang w:val="en-US"/>
          </w:rPr>
          <w:delText>COVID-19</w:delText>
        </w:r>
        <w:r w:rsidR="00884265" w:rsidRPr="00B86A95" w:rsidDel="00FC6441">
          <w:rPr>
            <w:b/>
            <w:bCs/>
            <w:lang w:val="en-US"/>
          </w:rPr>
          <w:delText>?</w:delText>
        </w:r>
      </w:del>
    </w:p>
    <w:p w14:paraId="04D2BF2B" w14:textId="6910D5F8" w:rsidR="00884265" w:rsidRPr="00884265" w:rsidRDefault="00884265" w:rsidP="00B86A95">
      <w:pPr>
        <w:rPr>
          <w:rFonts w:ascii="Times New Roman" w:hAnsi="Times New Roman"/>
        </w:rPr>
      </w:pPr>
      <w:r w:rsidRPr="00884265">
        <w:rPr>
          <w:rFonts w:ascii="Calibri" w:hAnsi="Calibri"/>
        </w:rPr>
        <w:t>Timo B. Daehler, Joshua Aizenman, Yothin Jinjarak</w:t>
      </w:r>
    </w:p>
    <w:p w14:paraId="43741D88" w14:textId="77777777" w:rsidR="00B86A95" w:rsidRDefault="00B86A95" w:rsidP="00CD073D">
      <w:pPr>
        <w:rPr>
          <w:lang w:val="en-US"/>
        </w:rPr>
      </w:pPr>
    </w:p>
    <w:p w14:paraId="4B834ADE" w14:textId="77777777" w:rsidR="00B86A95" w:rsidRDefault="00B86A95" w:rsidP="00CD073D">
      <w:pPr>
        <w:rPr>
          <w:lang w:val="en-US"/>
        </w:rPr>
      </w:pPr>
      <w:r w:rsidRPr="00B86A95">
        <w:rPr>
          <w:b/>
          <w:bCs/>
          <w:lang w:val="en-US"/>
        </w:rPr>
        <w:t>Abstract</w:t>
      </w:r>
    </w:p>
    <w:p w14:paraId="23369100" w14:textId="7C1F01D1" w:rsidR="002D431E" w:rsidRPr="00EC3008" w:rsidRDefault="002D431E" w:rsidP="00DA0F9A">
      <w:pPr>
        <w:rPr>
          <w:ins w:id="8" w:author="Timo Dahler" w:date="2021-02-03T10:28:00Z"/>
          <w:rFonts w:ascii="Times New Roman" w:hAnsi="Times New Roman"/>
          <w:lang w:val="en-US"/>
          <w:rPrChange w:id="9" w:author="Timo Dahler" w:date="2021-02-04T14:27:00Z">
            <w:rPr>
              <w:ins w:id="10" w:author="Timo Dahler" w:date="2021-02-03T10:28:00Z"/>
              <w:rFonts w:ascii="Times New Roman" w:hAnsi="Times New Roman"/>
            </w:rPr>
          </w:rPrChange>
        </w:rPr>
      </w:pPr>
      <w:ins w:id="11" w:author="Timo Dahler" w:date="2021-02-03T10:28:00Z">
        <w:r w:rsidRPr="00AF1EFC">
          <w:t xml:space="preserve">We investigate the factors driving </w:t>
        </w:r>
      </w:ins>
      <w:ins w:id="12" w:author="Timo Dahler" w:date="2021-02-04T11:45:00Z">
        <w:r w:rsidR="00DA0F9A" w:rsidRPr="00DA0F9A">
          <w:rPr>
            <w:lang w:val="en-US"/>
            <w:rPrChange w:id="13" w:author="Timo Dahler" w:date="2021-02-04T11:45:00Z">
              <w:rPr>
                <w:lang w:val="de-CH"/>
              </w:rPr>
            </w:rPrChange>
          </w:rPr>
          <w:t>credit d</w:t>
        </w:r>
        <w:r w:rsidR="00DA0F9A">
          <w:rPr>
            <w:lang w:val="en-US"/>
          </w:rPr>
          <w:t>efault swap (CDS)</w:t>
        </w:r>
      </w:ins>
      <w:ins w:id="14" w:author="Timo Dahler" w:date="2021-02-03T10:28:00Z">
        <w:r w:rsidRPr="00AF1EFC">
          <w:t xml:space="preserve"> spreads of emerging market</w:t>
        </w:r>
      </w:ins>
      <w:ins w:id="15" w:author="Timo Dahler" w:date="2021-02-04T11:45:00Z">
        <w:r w:rsidR="00DA0F9A" w:rsidRPr="00DA0F9A">
          <w:rPr>
            <w:lang w:val="en-US"/>
            <w:rPrChange w:id="16" w:author="Timo Dahler" w:date="2021-02-04T11:45:00Z">
              <w:rPr>
                <w:lang w:val="de-CH"/>
              </w:rPr>
            </w:rPrChange>
          </w:rPr>
          <w:t xml:space="preserve"> </w:t>
        </w:r>
        <w:r w:rsidR="00DA0F9A">
          <w:rPr>
            <w:lang w:val="en-US"/>
          </w:rPr>
          <w:t xml:space="preserve">sovereigns </w:t>
        </w:r>
      </w:ins>
      <w:ins w:id="17" w:author="Timo Dahler" w:date="2021-02-03T10:28:00Z">
        <w:r w:rsidRPr="00AF1EFC">
          <w:t>around the outbreak of COVID-19</w:t>
        </w:r>
        <w:r>
          <w:rPr>
            <w:lang w:val="en-US"/>
          </w:rPr>
          <w:t xml:space="preserve">. We first estimate a two-factor model </w:t>
        </w:r>
        <w:r w:rsidRPr="00AF1EFC">
          <w:t xml:space="preserve">between 2014 to </w:t>
        </w:r>
        <w:r w:rsidRPr="00586254">
          <w:rPr>
            <w:lang w:val="en-US"/>
          </w:rPr>
          <w:t>June</w:t>
        </w:r>
        <w:r w:rsidRPr="00AF1EFC">
          <w:t xml:space="preserve"> 2019 </w:t>
        </w:r>
        <w:r w:rsidRPr="00AF1EFC">
          <w:rPr>
            <w:lang w:val="en-US"/>
          </w:rPr>
          <w:t xml:space="preserve">and </w:t>
        </w:r>
        <w:r w:rsidRPr="00AF1EFC">
          <w:t>extrapolate</w:t>
        </w:r>
        <w:r w:rsidRPr="00AF1EFC">
          <w:rPr>
            <w:lang w:val="en-US"/>
          </w:rPr>
          <w:t xml:space="preserve"> </w:t>
        </w:r>
        <w:r w:rsidRPr="00AF1EFC">
          <w:t>model-implied spreads based on realised values</w:t>
        </w:r>
        <w:r w:rsidRPr="00AF1EFC">
          <w:rPr>
            <w:lang w:val="en-US"/>
          </w:rPr>
          <w:t xml:space="preserve"> of</w:t>
        </w:r>
        <w:r>
          <w:rPr>
            <w:lang w:val="en-US"/>
          </w:rPr>
          <w:t xml:space="preserve"> the factors</w:t>
        </w:r>
        <w:r w:rsidRPr="00AF1EFC">
          <w:t xml:space="preserve"> between July 2019 and June 2020. The model initially predicts realized spreads well but loses predictive accuracy </w:t>
        </w:r>
        <w:r w:rsidRPr="00AF1EFC">
          <w:rPr>
            <w:lang w:val="en-US"/>
          </w:rPr>
          <w:t>during the</w:t>
        </w:r>
        <w:r>
          <w:rPr>
            <w:lang w:val="en-US"/>
          </w:rPr>
          <w:t xml:space="preserve"> COVID-19</w:t>
        </w:r>
        <w:r w:rsidRPr="00AF1EFC">
          <w:rPr>
            <w:lang w:val="en-US"/>
          </w:rPr>
          <w:t xml:space="preserve"> pandemic</w:t>
        </w:r>
        <w:r w:rsidRPr="00AF1EFC">
          <w:t xml:space="preserve">. Next, we find that </w:t>
        </w:r>
        <w:r w:rsidRPr="00586254">
          <w:rPr>
            <w:lang w:val="en-US"/>
          </w:rPr>
          <w:t xml:space="preserve">spread </w:t>
        </w:r>
        <w:r w:rsidRPr="00AF1EFC">
          <w:t xml:space="preserve">residuals were primarily driven by traditional country-specific factors of sovereign solvency, including fiscal space and oil income </w:t>
        </w:r>
        <w:r w:rsidRPr="00FB725F">
          <w:rPr>
            <w:lang w:val="en-US"/>
          </w:rPr>
          <w:t>dependence</w:t>
        </w:r>
        <w:r w:rsidRPr="00AF1EFC">
          <w:t xml:space="preserve">. Finally, we estimate an augmented factor model between 2014 and June 2020. We find that the growth in </w:t>
        </w:r>
      </w:ins>
      <w:ins w:id="18" w:author="Timo Dahler" w:date="2021-02-04T11:39:00Z">
        <w:r w:rsidR="00DA0F9A" w:rsidRPr="00DA0F9A">
          <w:rPr>
            <w:lang w:val="en-US"/>
            <w:rPrChange w:id="19" w:author="Timo Dahler" w:date="2021-02-04T11:39:00Z">
              <w:rPr>
                <w:lang w:val="de-CH"/>
              </w:rPr>
            </w:rPrChange>
          </w:rPr>
          <w:t>cum</w:t>
        </w:r>
        <w:r w:rsidR="00DA0F9A">
          <w:rPr>
            <w:lang w:val="en-US"/>
          </w:rPr>
          <w:t>ulative</w:t>
        </w:r>
      </w:ins>
      <w:ins w:id="20" w:author="Timo Dahler" w:date="2021-02-03T10:28:00Z">
        <w:r w:rsidRPr="00AF1EFC">
          <w:t xml:space="preserve"> mortality rate is significantly and positively associated with CDS spreads after taking the economic ramifications of lockdowns and the oil price decline</w:t>
        </w:r>
        <w:r w:rsidRPr="00AF1EFC">
          <w:rPr>
            <w:lang w:val="en-US"/>
          </w:rPr>
          <w:t xml:space="preserve"> into account</w:t>
        </w:r>
        <w:r w:rsidRPr="00AF1EFC">
          <w:t xml:space="preserve">. This suggests that bad epidemiology news induce expectations of </w:t>
        </w:r>
      </w:ins>
      <w:ins w:id="21" w:author="Timo Dahler" w:date="2021-02-04T11:40:00Z">
        <w:r w:rsidR="00DA0F9A" w:rsidRPr="00DA0F9A">
          <w:rPr>
            <w:lang w:val="en-US"/>
            <w:rPrChange w:id="22" w:author="Timo Dahler" w:date="2021-02-04T11:40:00Z">
              <w:rPr>
                <w:lang w:val="de-CH"/>
              </w:rPr>
            </w:rPrChange>
          </w:rPr>
          <w:t xml:space="preserve">deeper </w:t>
        </w:r>
        <w:r w:rsidR="00DA0F9A">
          <w:rPr>
            <w:lang w:val="en-US"/>
          </w:rPr>
          <w:t xml:space="preserve">or </w:t>
        </w:r>
      </w:ins>
      <w:ins w:id="23" w:author="Timo Dahler" w:date="2021-02-03T10:28:00Z">
        <w:r w:rsidRPr="00AF1EFC">
          <w:t>more prolonged</w:t>
        </w:r>
      </w:ins>
      <w:ins w:id="24" w:author="Timo Dahler" w:date="2021-02-04T11:40:00Z">
        <w:r w:rsidR="00DA0F9A" w:rsidRPr="00DA0F9A">
          <w:rPr>
            <w:lang w:val="en-US"/>
            <w:rPrChange w:id="25" w:author="Timo Dahler" w:date="2021-02-04T11:40:00Z">
              <w:rPr>
                <w:lang w:val="de-CH"/>
              </w:rPr>
            </w:rPrChange>
          </w:rPr>
          <w:t xml:space="preserve"> </w:t>
        </w:r>
      </w:ins>
      <w:ins w:id="26" w:author="Timo Dahler" w:date="2021-02-03T10:28:00Z">
        <w:r w:rsidRPr="00AF1EFC">
          <w:t>lockdowns, and possibly a slower future GDP growth recovery. </w:t>
        </w:r>
      </w:ins>
    </w:p>
    <w:p w14:paraId="3CE52F10" w14:textId="06FFED12" w:rsidR="00CD073D" w:rsidDel="002D431E" w:rsidRDefault="008756CD" w:rsidP="00CD073D">
      <w:pPr>
        <w:rPr>
          <w:del w:id="27" w:author="Timo Dahler" w:date="2021-02-03T10:28:00Z"/>
          <w:lang w:val="en-US"/>
        </w:rPr>
      </w:pPr>
      <w:del w:id="28" w:author="Timo Dahler" w:date="2021-02-03T10:28:00Z">
        <w:r w:rsidRPr="003100C1" w:rsidDel="002D431E">
          <w:rPr>
            <w:lang w:val="en-US"/>
          </w:rPr>
          <w:delText xml:space="preserve">This case study </w:delText>
        </w:r>
        <w:r w:rsidR="00D06867" w:rsidRPr="003100C1" w:rsidDel="002D431E">
          <w:rPr>
            <w:lang w:val="en-US"/>
          </w:rPr>
          <w:delText>investigates</w:delText>
        </w:r>
        <w:r w:rsidRPr="003100C1" w:rsidDel="002D431E">
          <w:rPr>
            <w:lang w:val="en-US"/>
          </w:rPr>
          <w:delText xml:space="preserve"> the factors that drive </w:delText>
        </w:r>
        <w:r w:rsidR="003100C1" w:rsidDel="002D431E">
          <w:rPr>
            <w:lang w:val="en-US"/>
          </w:rPr>
          <w:delText xml:space="preserve">sovereign </w:delText>
        </w:r>
        <w:r w:rsidRPr="003100C1" w:rsidDel="002D431E">
          <w:rPr>
            <w:lang w:val="en-US"/>
          </w:rPr>
          <w:delText xml:space="preserve">CDS spreads of emerging markets around the outbreak of COVID-19. </w:delText>
        </w:r>
        <w:r w:rsidR="00D06867" w:rsidRPr="003100C1" w:rsidDel="002D431E">
          <w:rPr>
            <w:lang w:val="en-US"/>
          </w:rPr>
          <w:delText xml:space="preserve">We </w:delText>
        </w:r>
        <w:r w:rsidR="00A20604" w:rsidDel="002D431E">
          <w:rPr>
            <w:lang w:val="en-US"/>
          </w:rPr>
          <w:delText>use</w:delText>
        </w:r>
        <w:r w:rsidR="00D06867" w:rsidRPr="003100C1" w:rsidDel="002D431E">
          <w:rPr>
            <w:lang w:val="en-US"/>
          </w:rPr>
          <w:delText xml:space="preserve"> a two-stage approach. In the first stage, we </w:delText>
        </w:r>
        <w:r w:rsidR="00A20604" w:rsidDel="002D431E">
          <w:rPr>
            <w:lang w:val="en-US"/>
          </w:rPr>
          <w:delText xml:space="preserve">model spreads between January 2014 and June 2019 with a simple factor model. </w:delText>
        </w:r>
        <w:r w:rsidR="00D06867" w:rsidRPr="003100C1" w:rsidDel="002D431E">
          <w:rPr>
            <w:lang w:val="en-US"/>
          </w:rPr>
          <w:delText xml:space="preserve">In the second stage, we use the estimated coefficients to extrapolate model-implied </w:delText>
        </w:r>
        <w:r w:rsidR="003100C1" w:rsidDel="002D431E">
          <w:rPr>
            <w:lang w:val="en-US"/>
          </w:rPr>
          <w:delText>spread</w:delText>
        </w:r>
        <w:r w:rsidR="00A20604" w:rsidDel="002D431E">
          <w:rPr>
            <w:lang w:val="en-US"/>
          </w:rPr>
          <w:delText xml:space="preserve">s </w:delText>
        </w:r>
        <w:r w:rsidR="00D06867" w:rsidRPr="003100C1" w:rsidDel="002D431E">
          <w:rPr>
            <w:lang w:val="en-US"/>
          </w:rPr>
          <w:delText xml:space="preserve">between July 2019 and June 2020. </w:delText>
        </w:r>
        <w:r w:rsidR="000842E5" w:rsidDel="002D431E">
          <w:rPr>
            <w:lang w:val="en-US"/>
          </w:rPr>
          <w:delText>The</w:delText>
        </w:r>
        <w:r w:rsidR="003100C1" w:rsidDel="002D431E">
          <w:rPr>
            <w:lang w:val="en-US"/>
          </w:rPr>
          <w:delText xml:space="preserve"> </w:delText>
        </w:r>
        <w:r w:rsidR="000842E5" w:rsidDel="002D431E">
          <w:rPr>
            <w:lang w:val="en-US"/>
          </w:rPr>
          <w:delText xml:space="preserve">simple </w:delText>
        </w:r>
        <w:r w:rsidR="00A20604" w:rsidDel="002D431E">
          <w:rPr>
            <w:lang w:val="en-US"/>
          </w:rPr>
          <w:delText>model</w:delText>
        </w:r>
        <w:r w:rsidR="003100C1" w:rsidDel="002D431E">
          <w:rPr>
            <w:lang w:val="en-US"/>
          </w:rPr>
          <w:delText xml:space="preserve"> initially </w:delText>
        </w:r>
        <w:r w:rsidR="00A20604" w:rsidDel="002D431E">
          <w:rPr>
            <w:lang w:val="en-US"/>
          </w:rPr>
          <w:delText>predicts</w:delText>
        </w:r>
        <w:r w:rsidR="003100C1" w:rsidDel="002D431E">
          <w:rPr>
            <w:lang w:val="en-US"/>
          </w:rPr>
          <w:delText xml:space="preserve"> realized spread</w:delText>
        </w:r>
        <w:r w:rsidR="00A20604" w:rsidDel="002D431E">
          <w:rPr>
            <w:lang w:val="en-US"/>
          </w:rPr>
          <w:delText>s well but</w:delText>
        </w:r>
        <w:r w:rsidR="003100C1" w:rsidDel="002D431E">
          <w:rPr>
            <w:lang w:val="en-US"/>
          </w:rPr>
          <w:delText xml:space="preserve"> </w:delText>
        </w:r>
        <w:r w:rsidR="00A20604" w:rsidDel="002D431E">
          <w:rPr>
            <w:lang w:val="en-US"/>
          </w:rPr>
          <w:delText>loses some predictive accuracy</w:delText>
        </w:r>
        <w:r w:rsidR="003100C1" w:rsidDel="002D431E">
          <w:rPr>
            <w:lang w:val="en-US"/>
          </w:rPr>
          <w:delText xml:space="preserve"> </w:delText>
        </w:r>
        <w:r w:rsidR="00A20604" w:rsidDel="002D431E">
          <w:rPr>
            <w:lang w:val="en-US"/>
          </w:rPr>
          <w:delText>in the face of the pandemic outbreak</w:delText>
        </w:r>
        <w:r w:rsidR="003100C1" w:rsidDel="002D431E">
          <w:rPr>
            <w:lang w:val="en-US"/>
          </w:rPr>
          <w:delText xml:space="preserve"> and sees the biggest </w:delText>
        </w:r>
        <w:r w:rsidR="00A20604" w:rsidDel="002D431E">
          <w:rPr>
            <w:lang w:val="en-US"/>
          </w:rPr>
          <w:delText>residuals</w:delText>
        </w:r>
        <w:r w:rsidR="003100C1" w:rsidDel="002D431E">
          <w:rPr>
            <w:lang w:val="en-US"/>
          </w:rPr>
          <w:delText xml:space="preserve"> in March 2020. </w:delText>
        </w:r>
        <w:r w:rsidR="00A20604" w:rsidDel="002D431E">
          <w:rPr>
            <w:lang w:val="en-US"/>
          </w:rPr>
          <w:delText xml:space="preserve">This </w:delText>
        </w:r>
        <w:r w:rsidR="000842E5" w:rsidDel="002D431E">
          <w:rPr>
            <w:lang w:val="en-US"/>
          </w:rPr>
          <w:delText>reveals</w:delText>
        </w:r>
        <w:r w:rsidR="00A20604" w:rsidDel="002D431E">
          <w:rPr>
            <w:lang w:val="en-US"/>
          </w:rPr>
          <w:delText xml:space="preserve"> </w:delText>
        </w:r>
        <w:r w:rsidR="000842E5" w:rsidDel="002D431E">
          <w:rPr>
            <w:lang w:val="en-US"/>
          </w:rPr>
          <w:delText xml:space="preserve">that drivers of spreads are time-varying and that country-specific factors took on a more important role during the entirety of the pandemic but particularly during its height in March. Our analysis then </w:delText>
        </w:r>
        <w:r w:rsidR="00CD073D" w:rsidDel="002D431E">
          <w:rPr>
            <w:lang w:val="en-US"/>
          </w:rPr>
          <w:delText>shifts to</w:delText>
        </w:r>
        <w:r w:rsidR="000842E5" w:rsidDel="002D431E">
          <w:rPr>
            <w:lang w:val="en-US"/>
          </w:rPr>
          <w:delText xml:space="preserve"> explaining </w:delText>
        </w:r>
        <w:r w:rsidR="00CD073D" w:rsidDel="002D431E">
          <w:rPr>
            <w:lang w:val="en-US"/>
          </w:rPr>
          <w:delText>residuals</w:delText>
        </w:r>
        <w:r w:rsidR="000842E5" w:rsidDel="002D431E">
          <w:rPr>
            <w:lang w:val="en-US"/>
          </w:rPr>
          <w:delText xml:space="preserve"> </w:delText>
        </w:r>
        <w:r w:rsidR="00CD073D" w:rsidDel="002D431E">
          <w:rPr>
            <w:lang w:val="en-US"/>
          </w:rPr>
          <w:delText xml:space="preserve">at the peak of the pandemic in March. We find that </w:delText>
        </w:r>
        <w:r w:rsidR="00CD073D" w:rsidRPr="002D18CA" w:rsidDel="002D431E">
          <w:rPr>
            <w:lang w:val="en-US"/>
          </w:rPr>
          <w:delText xml:space="preserve">residuals were primarily driven by traditional </w:delText>
        </w:r>
        <w:r w:rsidR="00CD073D" w:rsidDel="002D431E">
          <w:rPr>
            <w:lang w:val="en-US"/>
          </w:rPr>
          <w:delText>country-specific factors</w:delText>
        </w:r>
        <w:r w:rsidR="00CD073D" w:rsidRPr="002D18CA" w:rsidDel="002D431E">
          <w:rPr>
            <w:lang w:val="en-US"/>
          </w:rPr>
          <w:delText xml:space="preserve"> of sovereign solvency such as fiscal space and oil income dependence rather than by country-specific </w:delText>
        </w:r>
        <w:r w:rsidR="00CD073D" w:rsidDel="002D431E">
          <w:rPr>
            <w:lang w:val="en-US"/>
          </w:rPr>
          <w:delText xml:space="preserve">epidemiological variables. We then expand the analysis further by estimating an augmented factor model between January 2014 and June 2020. We find that the growth in total mortality rate is significantly positively related to CDS spreads after taking the economic ramifications of lockdowns and the oil price decline into account. </w:delText>
        </w:r>
      </w:del>
      <w:ins w:id="29" w:author="Joshua Aizenman" w:date="2021-01-28T09:22:00Z">
        <w:del w:id="30" w:author="Timo Dahler" w:date="2021-02-03T10:28:00Z">
          <w:r w:rsidR="005624C6" w:rsidRPr="005624C6" w:rsidDel="002D431E">
            <w:rPr>
              <w:rFonts w:cs="Arial"/>
              <w:bCs/>
              <w:color w:val="222222"/>
              <w:rPrChange w:id="31" w:author="Joshua Aizenman" w:date="2021-01-28T09:22:00Z">
                <w:rPr>
                  <w:rFonts w:cs="Arial"/>
                  <w:b/>
                  <w:bCs/>
                  <w:color w:val="222222"/>
                </w:rPr>
              </w:rPrChange>
            </w:rPr>
            <w:delText>This suggests that investors anticipated a </w:delText>
          </w:r>
          <w:r w:rsidR="005624C6" w:rsidRPr="005624C6" w:rsidDel="002D431E">
            <w:rPr>
              <w:rFonts w:cs="Arial"/>
              <w:bCs/>
              <w:color w:val="222222"/>
              <w:shd w:val="clear" w:color="auto" w:fill="FFFFFF"/>
              <w:rPrChange w:id="32" w:author="Joshua Aizenman" w:date="2021-01-28T09:22:00Z">
                <w:rPr>
                  <w:rFonts w:cs="Arial"/>
                  <w:b/>
                  <w:bCs/>
                  <w:color w:val="222222"/>
                  <w:shd w:val="clear" w:color="auto" w:fill="FFFFFF"/>
                </w:rPr>
              </w:rPrChange>
            </w:rPr>
            <w:delText>more prolonged </w:delText>
          </w:r>
          <w:r w:rsidR="005624C6" w:rsidRPr="005624C6" w:rsidDel="002D431E">
            <w:rPr>
              <w:rFonts w:cs="Arial"/>
              <w:bCs/>
              <w:color w:val="222222"/>
              <w:rPrChange w:id="33" w:author="Joshua Aizenman" w:date="2021-01-28T09:22:00Z">
                <w:rPr>
                  <w:rFonts w:cs="Arial"/>
                  <w:b/>
                  <w:bCs/>
                  <w:color w:val="222222"/>
                </w:rPr>
              </w:rPrChange>
            </w:rPr>
            <w:delText>lockdowns, and possibly a slower GDP growth recovery</w:delText>
          </w:r>
        </w:del>
      </w:ins>
      <w:del w:id="34" w:author="Timo Dahler" w:date="2021-02-03T10:28:00Z">
        <w:r w:rsidR="00CD073D" w:rsidDel="002D431E">
          <w:rPr>
            <w:lang w:val="en-US"/>
          </w:rPr>
          <w:delText xml:space="preserve">This suggests that investors either anticipated a continuation of lockdowns for a prolonged period early on or that they expect longer-term </w:delText>
        </w:r>
        <w:r w:rsidR="00884265" w:rsidDel="002D431E">
          <w:rPr>
            <w:lang w:val="en-US"/>
          </w:rPr>
          <w:delText>productivity declines as human</w:delText>
        </w:r>
        <w:r w:rsidR="00CD073D" w:rsidDel="002D431E">
          <w:rPr>
            <w:lang w:val="en-US"/>
          </w:rPr>
          <w:delText xml:space="preserve"> capital stocks </w:delText>
        </w:r>
        <w:r w:rsidR="00884265" w:rsidDel="002D431E">
          <w:rPr>
            <w:lang w:val="en-US"/>
          </w:rPr>
          <w:delText xml:space="preserve">take a hit. </w:delText>
        </w:r>
      </w:del>
    </w:p>
    <w:p w14:paraId="09487CB7" w14:textId="77777777" w:rsidR="00CD073D" w:rsidRDefault="00CD073D" w:rsidP="00CD073D">
      <w:pPr>
        <w:rPr>
          <w:lang w:val="en-US"/>
        </w:rPr>
      </w:pPr>
    </w:p>
    <w:p w14:paraId="6E950D5B" w14:textId="4DDBFFD9" w:rsidR="00884265" w:rsidRDefault="00884265" w:rsidP="00554659">
      <w:r w:rsidRPr="00884265">
        <w:t>Timo Daehler</w:t>
      </w:r>
    </w:p>
    <w:p w14:paraId="775FD60D" w14:textId="77777777" w:rsidR="00884265" w:rsidRDefault="00884265" w:rsidP="00554659">
      <w:r w:rsidRPr="00884265">
        <w:t xml:space="preserve">University of Southern California </w:t>
      </w:r>
    </w:p>
    <w:p w14:paraId="2DA3CA7E" w14:textId="77777777" w:rsidR="00884265" w:rsidRDefault="00884265" w:rsidP="00554659">
      <w:r w:rsidRPr="00884265">
        <w:t>3518 Trousdale Pkwy.</w:t>
      </w:r>
    </w:p>
    <w:p w14:paraId="602FB5BD" w14:textId="77777777" w:rsidR="00884265" w:rsidRDefault="00884265" w:rsidP="00554659">
      <w:r w:rsidRPr="00884265">
        <w:t xml:space="preserve">Los Angeles, CA 90089 </w:t>
      </w:r>
    </w:p>
    <w:p w14:paraId="115D75AC" w14:textId="02FAD6DC" w:rsidR="00884265" w:rsidRDefault="00FC6441" w:rsidP="00554659">
      <w:hyperlink r:id="rId8" w:history="1">
        <w:r w:rsidR="00884265" w:rsidRPr="0004269E">
          <w:rPr>
            <w:rStyle w:val="Hyperlink"/>
          </w:rPr>
          <w:t>daehler@usc.e</w:t>
        </w:r>
        <w:r w:rsidR="00884265" w:rsidRPr="00874176">
          <w:rPr>
            <w:rStyle w:val="Hyperlink"/>
            <w:lang w:val="en-US"/>
          </w:rPr>
          <w:t>d</w:t>
        </w:r>
        <w:r w:rsidR="00884265" w:rsidRPr="0004269E">
          <w:rPr>
            <w:rStyle w:val="Hyperlink"/>
          </w:rPr>
          <w:t>u</w:t>
        </w:r>
      </w:hyperlink>
    </w:p>
    <w:p w14:paraId="1F5D4D6C" w14:textId="77777777" w:rsidR="00884265" w:rsidRPr="00884265" w:rsidRDefault="00884265" w:rsidP="00554659"/>
    <w:p w14:paraId="5768D746" w14:textId="77777777" w:rsidR="00884265" w:rsidRDefault="00884265" w:rsidP="00554659">
      <w:r w:rsidRPr="00884265">
        <w:t>Joshua Aizenman</w:t>
      </w:r>
    </w:p>
    <w:p w14:paraId="649E373D" w14:textId="77777777" w:rsidR="00884265" w:rsidRDefault="00884265" w:rsidP="00554659">
      <w:r w:rsidRPr="00884265">
        <w:t>Economics and SIR</w:t>
      </w:r>
    </w:p>
    <w:p w14:paraId="5E79A637" w14:textId="77777777" w:rsidR="00884265" w:rsidRDefault="00884265" w:rsidP="00554659">
      <w:r w:rsidRPr="00884265">
        <w:t>University of Southern California Los Angeles, CA 90089-0043</w:t>
      </w:r>
      <w:r w:rsidRPr="00884265">
        <w:br/>
        <w:t>and NBER</w:t>
      </w:r>
    </w:p>
    <w:p w14:paraId="6BB360D6" w14:textId="6C116F51" w:rsidR="00884265" w:rsidRDefault="00FC6441" w:rsidP="00554659">
      <w:pPr>
        <w:rPr>
          <w:color w:val="0260BF"/>
        </w:rPr>
      </w:pPr>
      <w:hyperlink r:id="rId9" w:history="1">
        <w:r w:rsidR="00884265" w:rsidRPr="0004269E">
          <w:rPr>
            <w:rStyle w:val="Hyperlink"/>
          </w:rPr>
          <w:t>aizenman@usc.edu</w:t>
        </w:r>
      </w:hyperlink>
    </w:p>
    <w:p w14:paraId="2269B672" w14:textId="77777777" w:rsidR="00884265" w:rsidRPr="00884265" w:rsidRDefault="00884265" w:rsidP="00554659">
      <w:pPr>
        <w:rPr>
          <w:color w:val="0260BF"/>
        </w:rPr>
      </w:pPr>
    </w:p>
    <w:p w14:paraId="75CD8776" w14:textId="77777777" w:rsidR="00884265" w:rsidRDefault="00884265" w:rsidP="00554659">
      <w:r w:rsidRPr="00884265">
        <w:t>Yothin Jinjarak</w:t>
      </w:r>
    </w:p>
    <w:p w14:paraId="3D544EF5" w14:textId="77777777" w:rsidR="00884265" w:rsidRDefault="00884265" w:rsidP="00554659">
      <w:r w:rsidRPr="00884265">
        <w:t>School of Economics and Finance</w:t>
      </w:r>
    </w:p>
    <w:p w14:paraId="662207E9" w14:textId="77777777" w:rsidR="00884265" w:rsidRDefault="00884265" w:rsidP="00554659">
      <w:r w:rsidRPr="00884265">
        <w:t>Victoria University of Wellington</w:t>
      </w:r>
    </w:p>
    <w:p w14:paraId="6CECD7FA" w14:textId="77777777" w:rsidR="00884265" w:rsidRDefault="00884265" w:rsidP="00554659">
      <w:r w:rsidRPr="00884265">
        <w:t xml:space="preserve">PO Box 60023 Lambton Quay, Wellington </w:t>
      </w:r>
    </w:p>
    <w:p w14:paraId="5C4B4DE2" w14:textId="4FF7B523" w:rsidR="00884265" w:rsidRDefault="00884265" w:rsidP="00554659">
      <w:r w:rsidRPr="00884265">
        <w:t>New Zealand</w:t>
      </w:r>
    </w:p>
    <w:p w14:paraId="1AC6C256" w14:textId="55B65799" w:rsidR="00884265" w:rsidRDefault="00FC6441" w:rsidP="00554659">
      <w:pPr>
        <w:rPr>
          <w:color w:val="0260BF"/>
          <w:lang w:val="en-US"/>
        </w:rPr>
      </w:pPr>
      <w:hyperlink r:id="rId10" w:history="1">
        <w:r w:rsidR="00554659" w:rsidRPr="0004269E">
          <w:rPr>
            <w:rStyle w:val="Hyperlink"/>
          </w:rPr>
          <w:t>yothin.jinjarak@vuw.ac.n</w:t>
        </w:r>
        <w:r w:rsidR="00554659" w:rsidRPr="00554659">
          <w:rPr>
            <w:rStyle w:val="Hyperlink"/>
            <w:lang w:val="en-US"/>
          </w:rPr>
          <w:t>z</w:t>
        </w:r>
      </w:hyperlink>
      <w:r w:rsidR="00554659" w:rsidRPr="00554659">
        <w:rPr>
          <w:color w:val="0260BF"/>
          <w:lang w:val="en-US"/>
        </w:rPr>
        <w:t xml:space="preserve"> </w:t>
      </w:r>
    </w:p>
    <w:p w14:paraId="4F4B5EE6" w14:textId="77777777" w:rsidR="00B86A95" w:rsidRPr="00554659" w:rsidRDefault="00B86A95" w:rsidP="00554659">
      <w:pPr>
        <w:rPr>
          <w:rFonts w:ascii="Times New Roman" w:hAnsi="Times New Roman"/>
          <w:lang w:val="en-US"/>
        </w:rPr>
      </w:pPr>
    </w:p>
    <w:p w14:paraId="5B8BCE2E" w14:textId="77777777" w:rsidR="00B86A95" w:rsidRDefault="00884265">
      <w:r w:rsidRPr="00884265">
        <w:t>JEL No. F30, F34, F41, H12, H50, H51</w:t>
      </w:r>
    </w:p>
    <w:p w14:paraId="18096511" w14:textId="22F67F04" w:rsidR="002D431E" w:rsidRDefault="00884265">
      <w:pPr>
        <w:rPr>
          <w:ins w:id="35" w:author="Timo Dahler" w:date="2021-02-03T10:28:00Z"/>
        </w:rPr>
      </w:pPr>
      <w:r w:rsidRPr="00884265">
        <w:t xml:space="preserve">We gratefully acknowledge the financial support by the Dockson Chair and the Center of International Studies at USC. </w:t>
      </w:r>
    </w:p>
    <w:p w14:paraId="46396578" w14:textId="1D3A19DA" w:rsidR="00874176" w:rsidRPr="002D431E" w:rsidRDefault="002D431E">
      <w:ins w:id="36" w:author="Timo Dahler" w:date="2021-02-03T10:28:00Z">
        <w:r>
          <w:br w:type="page"/>
        </w:r>
      </w:ins>
    </w:p>
    <w:p w14:paraId="21773DDC" w14:textId="33FDE789" w:rsidR="008C755D" w:rsidRPr="002D18CA" w:rsidRDefault="008C755D" w:rsidP="00874176">
      <w:pPr>
        <w:pStyle w:val="Heading1"/>
      </w:pPr>
      <w:bookmarkStart w:id="37" w:name="_Toc62486891"/>
      <w:r w:rsidRPr="002D18CA">
        <w:lastRenderedPageBreak/>
        <w:t>Introduction</w:t>
      </w:r>
      <w:bookmarkEnd w:id="37"/>
    </w:p>
    <w:p w14:paraId="5E21E066" w14:textId="26A2561F" w:rsidR="00C4252A" w:rsidRPr="002D18CA" w:rsidRDefault="005B751F" w:rsidP="00DF62B7">
      <w:pPr>
        <w:rPr>
          <w:lang w:val="en-US"/>
        </w:rPr>
      </w:pPr>
      <w:r w:rsidRPr="002D18CA">
        <w:rPr>
          <w:lang w:val="en-US"/>
        </w:rPr>
        <w:t>Many emerging market</w:t>
      </w:r>
      <w:r w:rsidR="001559E1" w:rsidRPr="002D18CA">
        <w:rPr>
          <w:lang w:val="en-US"/>
        </w:rPr>
        <w:t xml:space="preserve"> economies</w:t>
      </w:r>
      <w:r w:rsidR="00AA3A48">
        <w:rPr>
          <w:lang w:val="en-US"/>
        </w:rPr>
        <w:t xml:space="preserve"> (EM)</w:t>
      </w:r>
      <w:r w:rsidR="001559E1" w:rsidRPr="002D18CA">
        <w:rPr>
          <w:lang w:val="en-US"/>
        </w:rPr>
        <w:t xml:space="preserve"> </w:t>
      </w:r>
      <w:r w:rsidR="00EA195C" w:rsidRPr="002D18CA">
        <w:rPr>
          <w:lang w:val="en-US"/>
        </w:rPr>
        <w:t>depend</w:t>
      </w:r>
      <w:r w:rsidRPr="002D18CA">
        <w:rPr>
          <w:lang w:val="en-US"/>
        </w:rPr>
        <w:t xml:space="preserve"> on commodity revenues</w:t>
      </w:r>
      <w:ins w:id="38" w:author="Joshua Aizenman" w:date="2021-01-28T09:35:00Z">
        <w:r w:rsidR="00811AB1">
          <w:rPr>
            <w:lang w:val="en-US"/>
          </w:rPr>
          <w:t>, or on manufacturing exports,</w:t>
        </w:r>
      </w:ins>
      <w:r w:rsidR="001559E1" w:rsidRPr="002D18CA">
        <w:rPr>
          <w:lang w:val="en-US"/>
        </w:rPr>
        <w:t xml:space="preserve"> whilst </w:t>
      </w:r>
      <w:r w:rsidRPr="002D18CA">
        <w:rPr>
          <w:lang w:val="en-US"/>
        </w:rPr>
        <w:t>they have</w:t>
      </w:r>
      <w:r w:rsidR="001559E1" w:rsidRPr="002D18CA">
        <w:rPr>
          <w:lang w:val="en-US"/>
        </w:rPr>
        <w:t xml:space="preserve"> relatively limited </w:t>
      </w:r>
      <w:del w:id="39" w:author="Joshua Aizenman" w:date="2021-01-28T09:37:00Z">
        <w:r w:rsidR="001559E1" w:rsidRPr="002D18CA" w:rsidDel="00811AB1">
          <w:rPr>
            <w:lang w:val="en-US"/>
          </w:rPr>
          <w:delText xml:space="preserve">monetary </w:delText>
        </w:r>
      </w:del>
      <w:r w:rsidR="001559E1" w:rsidRPr="002D18CA">
        <w:rPr>
          <w:lang w:val="en-US"/>
        </w:rPr>
        <w:t>policy space</w:t>
      </w:r>
      <w:r w:rsidR="00EE5C1C" w:rsidRPr="002D18CA">
        <w:rPr>
          <w:lang w:val="en-US"/>
        </w:rPr>
        <w:t xml:space="preserve"> to </w:t>
      </w:r>
      <w:del w:id="40" w:author="Joshua Aizenman" w:date="2021-01-28T09:36:00Z">
        <w:r w:rsidR="00DE4AC1" w:rsidRPr="002D18CA" w:rsidDel="00811AB1">
          <w:rPr>
            <w:lang w:val="en-US"/>
          </w:rPr>
          <w:delText>counter-steer</w:delText>
        </w:r>
      </w:del>
      <w:ins w:id="41" w:author="Joshua Aizenman" w:date="2021-01-28T09:36:00Z">
        <w:r w:rsidR="00811AB1">
          <w:rPr>
            <w:lang w:val="en-US"/>
          </w:rPr>
          <w:t>buffer</w:t>
        </w:r>
      </w:ins>
      <w:r w:rsidR="00EE5C1C" w:rsidRPr="002D18CA">
        <w:rPr>
          <w:lang w:val="en-US"/>
        </w:rPr>
        <w:t xml:space="preserve"> </w:t>
      </w:r>
      <w:r w:rsidR="00624DC7" w:rsidRPr="002D18CA">
        <w:rPr>
          <w:lang w:val="en-US"/>
        </w:rPr>
        <w:t>fluctuations</w:t>
      </w:r>
      <w:r w:rsidR="00EE5C1C" w:rsidRPr="002D18CA">
        <w:rPr>
          <w:lang w:val="en-US"/>
        </w:rPr>
        <w:t xml:space="preserve"> in these markets</w:t>
      </w:r>
      <w:r w:rsidR="001559E1" w:rsidRPr="002D18CA">
        <w:rPr>
          <w:lang w:val="en-US"/>
        </w:rPr>
        <w:t xml:space="preserve">. </w:t>
      </w:r>
      <w:del w:id="42" w:author="Joshua Aizenman" w:date="2021-01-28T09:38:00Z">
        <w:r w:rsidRPr="002D18CA" w:rsidDel="00811AB1">
          <w:rPr>
            <w:lang w:val="en-US"/>
          </w:rPr>
          <w:delText>At the same,</w:delText>
        </w:r>
      </w:del>
      <w:ins w:id="43" w:author="Joshua Aizenman" w:date="2021-01-28T09:38:00Z">
        <w:r w:rsidR="00811AB1">
          <w:rPr>
            <w:lang w:val="en-US"/>
          </w:rPr>
          <w:t>Frequently</w:t>
        </w:r>
      </w:ins>
      <w:r w:rsidRPr="002D18CA">
        <w:rPr>
          <w:lang w:val="en-US"/>
        </w:rPr>
        <w:t xml:space="preserve"> </w:t>
      </w:r>
      <w:r w:rsidR="00EA195C" w:rsidRPr="002D18CA">
        <w:rPr>
          <w:lang w:val="en-US"/>
        </w:rPr>
        <w:t xml:space="preserve">their populations </w:t>
      </w:r>
      <w:r w:rsidRPr="002D18CA">
        <w:rPr>
          <w:lang w:val="en-US"/>
        </w:rPr>
        <w:t>are</w:t>
      </w:r>
      <w:r w:rsidR="001559E1" w:rsidRPr="002D18CA">
        <w:rPr>
          <w:lang w:val="en-US"/>
        </w:rPr>
        <w:t xml:space="preserve"> </w:t>
      </w:r>
      <w:r w:rsidRPr="002D18CA">
        <w:rPr>
          <w:lang w:val="en-US"/>
        </w:rPr>
        <w:t>comparatively</w:t>
      </w:r>
      <w:r w:rsidR="001559E1" w:rsidRPr="002D18CA">
        <w:rPr>
          <w:lang w:val="en-US"/>
        </w:rPr>
        <w:t xml:space="preserve"> exposed to economic fluctuations </w:t>
      </w:r>
      <w:r w:rsidR="00EE5C1C" w:rsidRPr="002D18CA">
        <w:rPr>
          <w:lang w:val="en-US"/>
        </w:rPr>
        <w:t>as</w:t>
      </w:r>
      <w:r w:rsidR="001559E1" w:rsidRPr="002D18CA">
        <w:rPr>
          <w:lang w:val="en-US"/>
        </w:rPr>
        <w:t xml:space="preserve"> social safety nets and public health systems are </w:t>
      </w:r>
      <w:r w:rsidR="00EE5C1C" w:rsidRPr="002D18CA">
        <w:rPr>
          <w:lang w:val="en-US"/>
        </w:rPr>
        <w:t>limited in size.</w:t>
      </w:r>
      <w:r w:rsidR="001559E1" w:rsidRPr="002D18CA">
        <w:rPr>
          <w:lang w:val="en-US"/>
        </w:rPr>
        <w:t xml:space="preserve"> </w:t>
      </w:r>
      <w:r w:rsidR="00EE5C1C" w:rsidRPr="002D18CA">
        <w:rPr>
          <w:lang w:val="en-US"/>
        </w:rPr>
        <w:t>Additionally</w:t>
      </w:r>
      <w:r w:rsidR="001559E1" w:rsidRPr="002D18CA">
        <w:rPr>
          <w:lang w:val="en-US"/>
        </w:rPr>
        <w:t xml:space="preserve">, </w:t>
      </w:r>
      <w:r w:rsidR="0079633F" w:rsidRPr="002D18CA">
        <w:rPr>
          <w:lang w:val="en-US"/>
        </w:rPr>
        <w:t>emerging</w:t>
      </w:r>
      <w:r w:rsidR="001559E1" w:rsidRPr="002D18CA">
        <w:rPr>
          <w:lang w:val="en-US"/>
        </w:rPr>
        <w:t xml:space="preserve"> market </w:t>
      </w:r>
      <w:r w:rsidR="0079633F" w:rsidRPr="002D18CA">
        <w:rPr>
          <w:lang w:val="en-US"/>
        </w:rPr>
        <w:t>governments’ access to international capital markets is fragile, limiting fiscal space</w:t>
      </w:r>
      <w:r w:rsidR="00EE5C1C" w:rsidRPr="002D18CA">
        <w:rPr>
          <w:lang w:val="en-US"/>
        </w:rPr>
        <w:t xml:space="preserve"> and the capacity to </w:t>
      </w:r>
      <w:r w:rsidRPr="002D18CA">
        <w:rPr>
          <w:lang w:val="en-US"/>
        </w:rPr>
        <w:t xml:space="preserve">react to external shocks. </w:t>
      </w:r>
      <w:r w:rsidR="00A35D02" w:rsidRPr="002D18CA">
        <w:rPr>
          <w:lang w:val="en-US"/>
        </w:rPr>
        <w:t xml:space="preserve">Against this backdrop, many observers were wondering how emerging markets would deal with </w:t>
      </w:r>
      <w:r w:rsidR="00AA3A48">
        <w:rPr>
          <w:lang w:val="en-US"/>
        </w:rPr>
        <w:t xml:space="preserve">the global outbreak of </w:t>
      </w:r>
      <w:r w:rsidR="00A35D02" w:rsidRPr="002D18CA">
        <w:rPr>
          <w:lang w:val="en-US"/>
        </w:rPr>
        <w:t>COVID-19</w:t>
      </w:r>
      <w:r w:rsidR="0001420D" w:rsidRPr="002D18CA">
        <w:rPr>
          <w:lang w:val="en-US"/>
        </w:rPr>
        <w:t xml:space="preserve">, an unprecedented shock affecting </w:t>
      </w:r>
      <w:r w:rsidR="009C7E5F" w:rsidRPr="002D18CA">
        <w:rPr>
          <w:lang w:val="en-US"/>
        </w:rPr>
        <w:t>both</w:t>
      </w:r>
      <w:r w:rsidR="003B7A68" w:rsidRPr="002D18CA">
        <w:rPr>
          <w:lang w:val="en-US"/>
        </w:rPr>
        <w:t xml:space="preserve"> side</w:t>
      </w:r>
      <w:r w:rsidR="009C7E5F" w:rsidRPr="002D18CA">
        <w:rPr>
          <w:lang w:val="en-US"/>
        </w:rPr>
        <w:t>s</w:t>
      </w:r>
      <w:r w:rsidR="003B7A68" w:rsidRPr="002D18CA">
        <w:rPr>
          <w:lang w:val="en-US"/>
        </w:rPr>
        <w:t xml:space="preserve"> of the fiscal equation</w:t>
      </w:r>
      <w:r w:rsidRPr="002D18CA">
        <w:rPr>
          <w:lang w:val="en-US"/>
        </w:rPr>
        <w:t xml:space="preserve"> simultaneously</w:t>
      </w:r>
      <w:r w:rsidR="00E90493" w:rsidRPr="002D18CA">
        <w:rPr>
          <w:lang w:val="en-US"/>
        </w:rPr>
        <w:t xml:space="preserve">: </w:t>
      </w:r>
      <w:r w:rsidR="003B7A68" w:rsidRPr="002D18CA">
        <w:rPr>
          <w:lang w:val="en-US"/>
        </w:rPr>
        <w:t xml:space="preserve">On the </w:t>
      </w:r>
      <w:r w:rsidR="005D0EA7" w:rsidRPr="002D18CA">
        <w:rPr>
          <w:lang w:val="en-US"/>
        </w:rPr>
        <w:t>revenue</w:t>
      </w:r>
      <w:r w:rsidR="003B7A68" w:rsidRPr="002D18CA">
        <w:rPr>
          <w:lang w:val="en-US"/>
        </w:rPr>
        <w:t xml:space="preserve"> side</w:t>
      </w:r>
      <w:r w:rsidR="0001420D" w:rsidRPr="002D18CA">
        <w:rPr>
          <w:lang w:val="en-US"/>
        </w:rPr>
        <w:t>,</w:t>
      </w:r>
      <w:r w:rsidR="003B7A68" w:rsidRPr="002D18CA">
        <w:rPr>
          <w:lang w:val="en-US"/>
        </w:rPr>
        <w:t xml:space="preserve"> </w:t>
      </w:r>
      <w:r w:rsidR="005D0EA7" w:rsidRPr="002D18CA">
        <w:rPr>
          <w:lang w:val="en-US"/>
        </w:rPr>
        <w:t xml:space="preserve">the global slump in demand caused a fall in oil prices </w:t>
      </w:r>
      <w:r w:rsidR="00D45118">
        <w:rPr>
          <w:lang w:val="en-US"/>
        </w:rPr>
        <w:t>which</w:t>
      </w:r>
      <w:r w:rsidR="005D0EA7" w:rsidRPr="002D18CA">
        <w:rPr>
          <w:lang w:val="en-US"/>
        </w:rPr>
        <w:t xml:space="preserve"> would diminish </w:t>
      </w:r>
      <w:del w:id="44" w:author="Joshua Aizenman" w:date="2021-01-28T09:39:00Z">
        <w:r w:rsidR="005D0EA7" w:rsidRPr="002D18CA" w:rsidDel="00811AB1">
          <w:rPr>
            <w:lang w:val="en-US"/>
          </w:rPr>
          <w:delText xml:space="preserve">government </w:delText>
        </w:r>
      </w:del>
      <w:ins w:id="45" w:author="Joshua Aizenman" w:date="2021-01-28T09:39:00Z">
        <w:r w:rsidR="00811AB1">
          <w:rPr>
            <w:lang w:val="en-US"/>
          </w:rPr>
          <w:t>oil export</w:t>
        </w:r>
      </w:ins>
      <w:r w:rsidR="002D431E">
        <w:rPr>
          <w:lang w:val="en-US"/>
        </w:rPr>
        <w:t>er</w:t>
      </w:r>
      <w:ins w:id="46" w:author="Joshua Aizenman" w:date="2021-01-28T09:39:00Z">
        <w:r w:rsidR="00811AB1" w:rsidRPr="002D18CA">
          <w:rPr>
            <w:lang w:val="en-US"/>
          </w:rPr>
          <w:t xml:space="preserve"> </w:t>
        </w:r>
      </w:ins>
      <w:r w:rsidR="005D0EA7" w:rsidRPr="002D18CA">
        <w:rPr>
          <w:lang w:val="en-US"/>
        </w:rPr>
        <w:t>revenues</w:t>
      </w:r>
      <w:r w:rsidR="00D45118">
        <w:rPr>
          <w:lang w:val="en-US"/>
        </w:rPr>
        <w:t xml:space="preserve"> both directly and indirectly</w:t>
      </w:r>
      <w:r w:rsidR="005D0EA7" w:rsidRPr="002D18CA">
        <w:rPr>
          <w:lang w:val="en-US"/>
        </w:rPr>
        <w:t xml:space="preserve">. Equally, a fall of domestic economic activity lowered household incomes and consumer confidence, further reducing tax revenues. On the expenditure </w:t>
      </w:r>
      <w:r w:rsidR="00AA3A48">
        <w:rPr>
          <w:lang w:val="en-US"/>
        </w:rPr>
        <w:t>side</w:t>
      </w:r>
      <w:r w:rsidR="00EA195C" w:rsidRPr="002D18CA">
        <w:rPr>
          <w:lang w:val="en-US"/>
        </w:rPr>
        <w:t>, debt became more costly as</w:t>
      </w:r>
      <w:r w:rsidR="005D0EA7" w:rsidRPr="002D18CA">
        <w:rPr>
          <w:lang w:val="en-US"/>
        </w:rPr>
        <w:t xml:space="preserve"> </w:t>
      </w:r>
      <w:r w:rsidR="003B7A68" w:rsidRPr="002D18CA">
        <w:rPr>
          <w:lang w:val="en-US"/>
        </w:rPr>
        <w:t>a</w:t>
      </w:r>
      <w:r w:rsidR="00A35D02" w:rsidRPr="002D18CA">
        <w:rPr>
          <w:lang w:val="en-US"/>
        </w:rPr>
        <w:t xml:space="preserve"> </w:t>
      </w:r>
      <w:r w:rsidR="005D0EA7" w:rsidRPr="002D18CA">
        <w:rPr>
          <w:lang w:val="en-US"/>
        </w:rPr>
        <w:t>global s</w:t>
      </w:r>
      <w:r w:rsidR="00A35D02" w:rsidRPr="002D18CA">
        <w:rPr>
          <w:lang w:val="en-US"/>
        </w:rPr>
        <w:t xml:space="preserve">pike </w:t>
      </w:r>
      <w:r w:rsidR="003B7A68" w:rsidRPr="002D18CA">
        <w:rPr>
          <w:lang w:val="en-US"/>
        </w:rPr>
        <w:t>in investors’ risk aversion</w:t>
      </w:r>
      <w:r w:rsidR="005D0EA7" w:rsidRPr="002D18CA">
        <w:rPr>
          <w:lang w:val="en-US"/>
        </w:rPr>
        <w:t xml:space="preserve"> </w:t>
      </w:r>
      <w:del w:id="47" w:author="Joshua Aizenman" w:date="2021-01-28T09:39:00Z">
        <w:r w:rsidR="00C4252A" w:rsidRPr="002D18CA" w:rsidDel="00811AB1">
          <w:rPr>
            <w:lang w:val="en-US"/>
          </w:rPr>
          <w:delText xml:space="preserve">caused </w:delText>
        </w:r>
      </w:del>
      <w:ins w:id="48" w:author="Joshua Aizenman" w:date="2021-01-28T09:39:00Z">
        <w:r w:rsidR="00811AB1">
          <w:rPr>
            <w:lang w:val="en-US"/>
          </w:rPr>
          <w:t>induced</w:t>
        </w:r>
        <w:r w:rsidR="00811AB1" w:rsidRPr="002D18CA">
          <w:rPr>
            <w:lang w:val="en-US"/>
          </w:rPr>
          <w:t xml:space="preserve"> </w:t>
        </w:r>
      </w:ins>
      <w:r w:rsidR="00C4252A" w:rsidRPr="002D18CA">
        <w:rPr>
          <w:lang w:val="en-US"/>
        </w:rPr>
        <w:t>capital outflows</w:t>
      </w:r>
      <w:r w:rsidR="003B7A68" w:rsidRPr="002D18CA">
        <w:rPr>
          <w:lang w:val="en-US"/>
        </w:rPr>
        <w:t xml:space="preserve"> from emerging</w:t>
      </w:r>
      <w:r w:rsidR="002D431E">
        <w:rPr>
          <w:lang w:val="en-US"/>
        </w:rPr>
        <w:t xml:space="preserve"> markets,</w:t>
      </w:r>
      <w:r w:rsidR="003B7A68" w:rsidRPr="002D18CA">
        <w:rPr>
          <w:lang w:val="en-US"/>
        </w:rPr>
        <w:t xml:space="preserve"> </w:t>
      </w:r>
      <w:del w:id="49" w:author="Joshua Aizenman" w:date="2021-01-28T09:40:00Z">
        <w:r w:rsidR="003B7A68" w:rsidRPr="002D18CA" w:rsidDel="00811AB1">
          <w:rPr>
            <w:lang w:val="en-US"/>
          </w:rPr>
          <w:delText>markets</w:delText>
        </w:r>
        <w:r w:rsidR="00EA195C" w:rsidRPr="002D18CA" w:rsidDel="00811AB1">
          <w:rPr>
            <w:lang w:val="en-US"/>
          </w:rPr>
          <w:delText xml:space="preserve"> which caused</w:delText>
        </w:r>
      </w:del>
      <w:r w:rsidR="008C755D" w:rsidRPr="002D18CA">
        <w:rPr>
          <w:lang w:val="en-US"/>
        </w:rPr>
        <w:t xml:space="preserve">an increase </w:t>
      </w:r>
      <w:r w:rsidR="00EA195C" w:rsidRPr="002D18CA">
        <w:rPr>
          <w:lang w:val="en-US"/>
        </w:rPr>
        <w:t>in</w:t>
      </w:r>
      <w:r w:rsidR="008C755D" w:rsidRPr="002D18CA">
        <w:rPr>
          <w:lang w:val="en-US"/>
        </w:rPr>
        <w:t xml:space="preserve"> </w:t>
      </w:r>
      <w:r w:rsidR="002D431E">
        <w:rPr>
          <w:lang w:val="en-US"/>
        </w:rPr>
        <w:t xml:space="preserve">their </w:t>
      </w:r>
      <w:r w:rsidR="008C755D" w:rsidRPr="002D18CA">
        <w:rPr>
          <w:lang w:val="en-US"/>
        </w:rPr>
        <w:t xml:space="preserve">sovereign </w:t>
      </w:r>
      <w:ins w:id="50" w:author="Timo Dahler" w:date="2021-02-04T11:44:00Z">
        <w:r w:rsidR="00DA0F9A">
          <w:rPr>
            <w:lang w:val="en-US"/>
          </w:rPr>
          <w:t>credit default swap (</w:t>
        </w:r>
      </w:ins>
      <w:r w:rsidR="008C755D" w:rsidRPr="002D18CA">
        <w:rPr>
          <w:lang w:val="en-US"/>
        </w:rPr>
        <w:t>CDS</w:t>
      </w:r>
      <w:ins w:id="51" w:author="Timo Dahler" w:date="2021-02-04T11:44:00Z">
        <w:r w:rsidR="00DA0F9A">
          <w:rPr>
            <w:lang w:val="en-US"/>
          </w:rPr>
          <w:t>)</w:t>
        </w:r>
      </w:ins>
      <w:r w:rsidR="008C755D" w:rsidRPr="002D18CA">
        <w:rPr>
          <w:lang w:val="en-US"/>
        </w:rPr>
        <w:t xml:space="preserve"> spreads </w:t>
      </w:r>
      <w:r w:rsidR="00EA195C" w:rsidRPr="002D18CA">
        <w:rPr>
          <w:lang w:val="en-US"/>
        </w:rPr>
        <w:t>and a</w:t>
      </w:r>
      <w:r w:rsidR="003B7A68" w:rsidRPr="002D18CA">
        <w:rPr>
          <w:lang w:val="en-US"/>
        </w:rPr>
        <w:t xml:space="preserve"> depreciation of </w:t>
      </w:r>
      <w:r w:rsidR="00EA195C" w:rsidRPr="002D18CA">
        <w:rPr>
          <w:lang w:val="en-US"/>
        </w:rPr>
        <w:t>their</w:t>
      </w:r>
      <w:r w:rsidR="003B7A68" w:rsidRPr="002D18CA">
        <w:rPr>
          <w:lang w:val="en-US"/>
        </w:rPr>
        <w:t xml:space="preserve"> currencies</w:t>
      </w:r>
      <w:r w:rsidR="00027AC2" w:rsidRPr="002D18CA">
        <w:rPr>
          <w:lang w:val="en-US"/>
        </w:rPr>
        <w:t xml:space="preserve"> </w:t>
      </w:r>
      <w:r w:rsidRPr="002D18CA">
        <w:rPr>
          <w:lang w:val="en-US"/>
        </w:rPr>
        <w:t xml:space="preserve">(see </w:t>
      </w:r>
      <w:r w:rsidR="008C755D" w:rsidRPr="002D18CA">
        <w:rPr>
          <w:lang w:val="en-US"/>
        </w:rPr>
        <w:fldChar w:fldCharType="begin"/>
      </w:r>
      <w:r w:rsidR="008C755D" w:rsidRPr="002D18CA">
        <w:rPr>
          <w:lang w:val="en-US"/>
        </w:rPr>
        <w:instrText xml:space="preserve"> REF _Ref61880906 \h </w:instrText>
      </w:r>
      <w:r w:rsidR="00F7630A" w:rsidRPr="002D18CA">
        <w:rPr>
          <w:lang w:val="en-US"/>
        </w:rPr>
        <w:instrText xml:space="preserve"> \* MERGEFORMAT </w:instrText>
      </w:r>
      <w:r w:rsidR="008C755D" w:rsidRPr="002D18CA">
        <w:rPr>
          <w:lang w:val="en-US"/>
        </w:rPr>
      </w:r>
      <w:r w:rsidR="008C755D" w:rsidRPr="002D18CA">
        <w:rPr>
          <w:lang w:val="en-US"/>
        </w:rPr>
        <w:fldChar w:fldCharType="separate"/>
      </w:r>
      <w:r w:rsidR="00874176" w:rsidRPr="00874176">
        <w:rPr>
          <w:lang w:val="en-US"/>
        </w:rPr>
        <w:t xml:space="preserve">Figure </w:t>
      </w:r>
      <w:r w:rsidR="00874176" w:rsidRPr="00874176">
        <w:rPr>
          <w:noProof/>
          <w:lang w:val="en-US"/>
        </w:rPr>
        <w:t>1</w:t>
      </w:r>
      <w:r w:rsidR="008C755D" w:rsidRPr="002D18CA">
        <w:rPr>
          <w:lang w:val="en-US"/>
        </w:rPr>
        <w:fldChar w:fldCharType="end"/>
      </w:r>
      <w:r w:rsidR="008C755D" w:rsidRPr="002D18CA">
        <w:rPr>
          <w:lang w:val="en-US"/>
        </w:rPr>
        <w:t xml:space="preserve"> and </w:t>
      </w:r>
      <w:r w:rsidR="008C755D" w:rsidRPr="002D18CA">
        <w:rPr>
          <w:lang w:val="en-US"/>
        </w:rPr>
        <w:fldChar w:fldCharType="begin"/>
      </w:r>
      <w:r w:rsidR="008C755D" w:rsidRPr="002D18CA">
        <w:rPr>
          <w:lang w:val="en-US"/>
        </w:rPr>
        <w:instrText xml:space="preserve"> REF _Ref61880920 \h </w:instrText>
      </w:r>
      <w:r w:rsidR="00F7630A" w:rsidRPr="002D18CA">
        <w:rPr>
          <w:lang w:val="en-US"/>
        </w:rPr>
        <w:instrText xml:space="preserve"> \* MERGEFORMAT </w:instrText>
      </w:r>
      <w:r w:rsidR="008C755D" w:rsidRPr="002D18CA">
        <w:rPr>
          <w:lang w:val="en-US"/>
        </w:rPr>
      </w:r>
      <w:r w:rsidR="008C755D" w:rsidRPr="002D18CA">
        <w:rPr>
          <w:lang w:val="en-US"/>
        </w:rPr>
        <w:fldChar w:fldCharType="separate"/>
      </w:r>
      <w:r w:rsidR="00874176" w:rsidRPr="00874176">
        <w:rPr>
          <w:lang w:val="en-US"/>
        </w:rPr>
        <w:t xml:space="preserve">Figure </w:t>
      </w:r>
      <w:r w:rsidR="00874176" w:rsidRPr="00874176">
        <w:rPr>
          <w:noProof/>
          <w:lang w:val="en-US"/>
        </w:rPr>
        <w:t>2</w:t>
      </w:r>
      <w:r w:rsidR="008C755D" w:rsidRPr="002D18CA">
        <w:rPr>
          <w:lang w:val="en-US"/>
        </w:rPr>
        <w:fldChar w:fldCharType="end"/>
      </w:r>
      <w:r w:rsidRPr="002D18CA">
        <w:rPr>
          <w:lang w:val="en-US"/>
        </w:rPr>
        <w:t>)</w:t>
      </w:r>
      <w:r w:rsidR="00C4252A" w:rsidRPr="002D18CA">
        <w:rPr>
          <w:lang w:val="en-US"/>
        </w:rPr>
        <w:t xml:space="preserve">. The increase in risk aversion, in turn, can be attributed both to economic challenges in investors’ </w:t>
      </w:r>
      <w:r w:rsidR="005D0EA7" w:rsidRPr="002D18CA">
        <w:rPr>
          <w:lang w:val="en-US"/>
        </w:rPr>
        <w:t xml:space="preserve">home countries </w:t>
      </w:r>
      <w:r w:rsidR="002D431E">
        <w:rPr>
          <w:lang w:val="en-US"/>
        </w:rPr>
        <w:t>and</w:t>
      </w:r>
      <w:r w:rsidR="005D0EA7" w:rsidRPr="002D18CA">
        <w:rPr>
          <w:lang w:val="en-US"/>
        </w:rPr>
        <w:t xml:space="preserve"> in</w:t>
      </w:r>
      <w:r w:rsidR="00C4252A" w:rsidRPr="002D18CA">
        <w:rPr>
          <w:lang w:val="en-US"/>
        </w:rPr>
        <w:t xml:space="preserve"> emerging markets</w:t>
      </w:r>
      <w:r w:rsidR="005D0EA7" w:rsidRPr="002D18CA">
        <w:rPr>
          <w:lang w:val="en-US"/>
        </w:rPr>
        <w:t xml:space="preserve"> </w:t>
      </w:r>
      <w:r w:rsidR="00450990">
        <w:rPr>
          <w:lang w:val="en-US"/>
        </w:rPr>
        <w:t>alike</w:t>
      </w:r>
      <w:r w:rsidR="00C4252A" w:rsidRPr="002D18CA">
        <w:rPr>
          <w:lang w:val="en-US"/>
        </w:rPr>
        <w:t xml:space="preserve">. </w:t>
      </w:r>
      <w:r w:rsidR="005D0EA7" w:rsidRPr="002D18CA">
        <w:rPr>
          <w:lang w:val="en-US"/>
        </w:rPr>
        <w:t>More importantly</w:t>
      </w:r>
      <w:r w:rsidR="00EA195C" w:rsidRPr="002D18CA">
        <w:rPr>
          <w:lang w:val="en-US"/>
        </w:rPr>
        <w:t xml:space="preserve"> still</w:t>
      </w:r>
      <w:r w:rsidR="005D0EA7" w:rsidRPr="002D18CA">
        <w:rPr>
          <w:lang w:val="en-US"/>
        </w:rPr>
        <w:t xml:space="preserve">, the pandemic forced governments to engage in unparalleled deficit spending to support strained public health systems </w:t>
      </w:r>
      <w:r w:rsidR="002D431E">
        <w:rPr>
          <w:lang w:val="en-US"/>
        </w:rPr>
        <w:t xml:space="preserve">and households </w:t>
      </w:r>
      <w:r w:rsidR="009C7E5F" w:rsidRPr="002D18CA">
        <w:rPr>
          <w:lang w:val="en-US"/>
        </w:rPr>
        <w:t>severed from their income sources due to lockdowns</w:t>
      </w:r>
      <w:r w:rsidR="00D82B63" w:rsidRPr="002D18CA">
        <w:rPr>
          <w:lang w:val="en-US"/>
        </w:rPr>
        <w:t xml:space="preserve"> (see </w:t>
      </w:r>
      <w:r w:rsidR="00D82B63" w:rsidRPr="002D18CA">
        <w:rPr>
          <w:lang w:val="en-US"/>
        </w:rPr>
        <w:fldChar w:fldCharType="begin"/>
      </w:r>
      <w:r w:rsidR="00D82B63" w:rsidRPr="002D18CA">
        <w:rPr>
          <w:lang w:val="en-US"/>
        </w:rPr>
        <w:instrText xml:space="preserve"> REF _Ref61881031 \h </w:instrText>
      </w:r>
      <w:r w:rsidR="00F7630A" w:rsidRPr="002D18CA">
        <w:rPr>
          <w:lang w:val="en-US"/>
        </w:rPr>
        <w:instrText xml:space="preserve"> \* MERGEFORMAT </w:instrText>
      </w:r>
      <w:r w:rsidR="00D82B63" w:rsidRPr="002D18CA">
        <w:rPr>
          <w:lang w:val="en-US"/>
        </w:rPr>
      </w:r>
      <w:r w:rsidR="00D82B63" w:rsidRPr="002D18CA">
        <w:rPr>
          <w:lang w:val="en-US"/>
        </w:rPr>
        <w:fldChar w:fldCharType="separate"/>
      </w:r>
      <w:r w:rsidR="00874176" w:rsidRPr="00874176">
        <w:rPr>
          <w:lang w:val="en-US"/>
        </w:rPr>
        <w:t xml:space="preserve">Figure </w:t>
      </w:r>
      <w:r w:rsidR="00874176" w:rsidRPr="00874176">
        <w:rPr>
          <w:noProof/>
          <w:lang w:val="en-US"/>
        </w:rPr>
        <w:t>3</w:t>
      </w:r>
      <w:r w:rsidR="00D82B63" w:rsidRPr="002D18CA">
        <w:rPr>
          <w:lang w:val="en-US"/>
        </w:rPr>
        <w:fldChar w:fldCharType="end"/>
      </w:r>
      <w:r w:rsidR="00D82B63" w:rsidRPr="002D18CA">
        <w:rPr>
          <w:lang w:val="en-US"/>
        </w:rPr>
        <w:t>).</w:t>
      </w:r>
    </w:p>
    <w:p w14:paraId="3AA85B2F" w14:textId="67BEEF6A" w:rsidR="00100F29" w:rsidRPr="002D18CA" w:rsidRDefault="00100F29" w:rsidP="00DF62B7">
      <w:pPr>
        <w:rPr>
          <w:lang w:val="en-US"/>
        </w:rPr>
      </w:pPr>
    </w:p>
    <w:p w14:paraId="515EE1C0" w14:textId="6F399BAD" w:rsidR="00114F9B" w:rsidRPr="002D18CA" w:rsidRDefault="00100F29" w:rsidP="00DF62B7">
      <w:pPr>
        <w:rPr>
          <w:lang w:val="en-US"/>
        </w:rPr>
      </w:pPr>
      <w:r w:rsidRPr="002D18CA">
        <w:rPr>
          <w:lang w:val="en-US"/>
        </w:rPr>
        <w:t>The economic challenges caused by the pandemic and the</w:t>
      </w:r>
      <w:r w:rsidR="005D0EA7" w:rsidRPr="002D18CA">
        <w:rPr>
          <w:lang w:val="en-US"/>
        </w:rPr>
        <w:t xml:space="preserve"> simultaneous</w:t>
      </w:r>
      <w:r w:rsidRPr="002D18CA">
        <w:rPr>
          <w:lang w:val="en-US"/>
        </w:rPr>
        <w:t xml:space="preserve"> oil price collapse </w:t>
      </w:r>
      <w:r w:rsidR="00EA0B23" w:rsidRPr="002D18CA">
        <w:rPr>
          <w:lang w:val="en-US"/>
        </w:rPr>
        <w:t>are</w:t>
      </w:r>
      <w:r w:rsidRPr="002D18CA">
        <w:rPr>
          <w:lang w:val="en-US"/>
        </w:rPr>
        <w:t xml:space="preserve"> not the first shock that </w:t>
      </w:r>
      <w:r w:rsidR="00EA0B23" w:rsidRPr="002D18CA">
        <w:rPr>
          <w:lang w:val="en-US"/>
        </w:rPr>
        <w:t>emerging markets</w:t>
      </w:r>
      <w:r w:rsidRPr="002D18CA">
        <w:rPr>
          <w:lang w:val="en-US"/>
        </w:rPr>
        <w:t xml:space="preserve"> face. </w:t>
      </w:r>
      <w:r w:rsidR="000444FD" w:rsidRPr="002D18CA">
        <w:rPr>
          <w:lang w:val="en-US"/>
        </w:rPr>
        <w:t>Indeed</w:t>
      </w:r>
      <w:r w:rsidR="00AA3A48">
        <w:rPr>
          <w:lang w:val="en-US"/>
        </w:rPr>
        <w:t xml:space="preserve">, </w:t>
      </w:r>
      <w:r w:rsidRPr="002D18CA">
        <w:rPr>
          <w:lang w:val="en-US"/>
        </w:rPr>
        <w:t xml:space="preserve">there have been six previous </w:t>
      </w:r>
      <w:r w:rsidR="00AA3A48">
        <w:rPr>
          <w:lang w:val="en-US"/>
        </w:rPr>
        <w:t xml:space="preserve">oil price </w:t>
      </w:r>
      <w:r w:rsidRPr="002D18CA">
        <w:rPr>
          <w:lang w:val="en-US"/>
        </w:rPr>
        <w:t xml:space="preserve">collapses since 1970. Additionally, in recent decades, the increased flow of cross-border investment and trade in a more and more </w:t>
      </w:r>
      <w:r w:rsidR="008430A8" w:rsidRPr="002D18CA">
        <w:rPr>
          <w:lang w:val="en-US"/>
        </w:rPr>
        <w:t xml:space="preserve">deeply </w:t>
      </w:r>
      <w:r w:rsidRPr="002D18CA">
        <w:rPr>
          <w:lang w:val="en-US"/>
        </w:rPr>
        <w:t xml:space="preserve">intertwined </w:t>
      </w:r>
      <w:r w:rsidR="00D82B63" w:rsidRPr="002D18CA">
        <w:rPr>
          <w:lang w:val="en-US"/>
        </w:rPr>
        <w:t>global</w:t>
      </w:r>
      <w:r w:rsidRPr="002D18CA">
        <w:rPr>
          <w:lang w:val="en-US"/>
        </w:rPr>
        <w:t xml:space="preserve"> economy has been subject to repeated interruption. For example, in 2015, there was a relatively contained crisis in China when the </w:t>
      </w:r>
      <w:r w:rsidR="00AA3A48">
        <w:rPr>
          <w:lang w:val="en-US"/>
        </w:rPr>
        <w:t>Chines</w:t>
      </w:r>
      <w:r w:rsidR="00450990">
        <w:rPr>
          <w:lang w:val="en-US"/>
        </w:rPr>
        <w:t>e</w:t>
      </w:r>
      <w:r w:rsidR="00AA3A48">
        <w:rPr>
          <w:lang w:val="en-US"/>
        </w:rPr>
        <w:t xml:space="preserve"> </w:t>
      </w:r>
      <w:r w:rsidRPr="002D18CA">
        <w:rPr>
          <w:lang w:val="en-US"/>
        </w:rPr>
        <w:t xml:space="preserve">stock market tumbled, the Yuan slid, and a lot of foreign investment quickly left the country. A year before that, dropping prices of oil and other commodities sent a shock wave through several </w:t>
      </w:r>
      <w:r w:rsidR="000444FD" w:rsidRPr="002D18CA">
        <w:rPr>
          <w:lang w:val="en-US"/>
        </w:rPr>
        <w:t>emerging markets</w:t>
      </w:r>
      <w:r w:rsidRPr="002D18CA">
        <w:rPr>
          <w:lang w:val="en-US"/>
        </w:rPr>
        <w:t xml:space="preserve">. Furthermore, a general slowdown in </w:t>
      </w:r>
      <w:r w:rsidR="000444FD" w:rsidRPr="002D18CA">
        <w:rPr>
          <w:lang w:val="en-US"/>
        </w:rPr>
        <w:t xml:space="preserve">emerging market </w:t>
      </w:r>
      <w:r w:rsidRPr="002D18CA">
        <w:rPr>
          <w:lang w:val="en-US"/>
        </w:rPr>
        <w:t>growth began in 2013 with the Federal Reserve’s (F</w:t>
      </w:r>
      <w:r w:rsidR="000444FD" w:rsidRPr="002D18CA">
        <w:rPr>
          <w:lang w:val="en-US"/>
        </w:rPr>
        <w:t>ed)</w:t>
      </w:r>
      <w:r w:rsidRPr="002D18CA">
        <w:rPr>
          <w:lang w:val="en-US"/>
        </w:rPr>
        <w:t xml:space="preserve"> taper tantrum. </w:t>
      </w:r>
      <w:r w:rsidR="00AA3A48">
        <w:rPr>
          <w:lang w:val="en-US"/>
        </w:rPr>
        <w:t>Taken together</w:t>
      </w:r>
      <w:del w:id="52" w:author="Timo Dahler" w:date="2021-02-03T10:46:00Z">
        <w:r w:rsidR="00BD48E7" w:rsidRPr="002D18CA" w:rsidDel="00450990">
          <w:rPr>
            <w:lang w:val="en-US"/>
          </w:rPr>
          <w:delText xml:space="preserve">, the comparison of China’s </w:delText>
        </w:r>
        <w:r w:rsidR="00040E69" w:rsidRPr="002D18CA" w:rsidDel="00450990">
          <w:rPr>
            <w:lang w:val="en-US"/>
          </w:rPr>
          <w:delText>experience</w:delText>
        </w:r>
        <w:r w:rsidR="00BD48E7" w:rsidRPr="002D18CA" w:rsidDel="00450990">
          <w:rPr>
            <w:lang w:val="en-US"/>
          </w:rPr>
          <w:delText xml:space="preserve"> in 2015 and the more widespread emerging market </w:delText>
        </w:r>
        <w:r w:rsidR="00534B72" w:rsidRPr="002D18CA" w:rsidDel="00450990">
          <w:rPr>
            <w:lang w:val="en-US"/>
          </w:rPr>
          <w:delText>experiences</w:delText>
        </w:r>
        <w:r w:rsidR="00BD48E7" w:rsidRPr="002D18CA" w:rsidDel="00450990">
          <w:rPr>
            <w:lang w:val="en-US"/>
          </w:rPr>
          <w:delText xml:space="preserve"> in 2013</w:delText>
        </w:r>
      </w:del>
      <w:ins w:id="53" w:author="Timo Dahler" w:date="2021-02-03T10:46:00Z">
        <w:r w:rsidR="00450990">
          <w:rPr>
            <w:lang w:val="en-US"/>
          </w:rPr>
          <w:t>, these examples</w:t>
        </w:r>
      </w:ins>
      <w:r w:rsidR="00BD48E7" w:rsidRPr="002D18CA">
        <w:rPr>
          <w:lang w:val="en-US"/>
        </w:rPr>
        <w:t xml:space="preserve"> </w:t>
      </w:r>
      <w:del w:id="54" w:author="Timo Dahler" w:date="2021-02-03T10:47:00Z">
        <w:r w:rsidR="00BD48E7" w:rsidRPr="002D18CA" w:rsidDel="008E682E">
          <w:rPr>
            <w:lang w:val="en-US"/>
          </w:rPr>
          <w:delText>suggest</w:delText>
        </w:r>
      </w:del>
      <w:del w:id="55" w:author="Timo Dahler" w:date="2021-02-03T10:46:00Z">
        <w:r w:rsidR="00040E69" w:rsidRPr="002D18CA" w:rsidDel="00450990">
          <w:rPr>
            <w:lang w:val="en-US"/>
          </w:rPr>
          <w:delText>s</w:delText>
        </w:r>
      </w:del>
      <w:ins w:id="56" w:author="Timo Dahler" w:date="2021-02-03T10:47:00Z">
        <w:r w:rsidR="008E682E">
          <w:rPr>
            <w:lang w:val="en-US"/>
          </w:rPr>
          <w:t>indicate</w:t>
        </w:r>
      </w:ins>
      <w:r w:rsidR="00BD48E7" w:rsidRPr="002D18CA">
        <w:rPr>
          <w:lang w:val="en-US"/>
        </w:rPr>
        <w:t xml:space="preserve"> that not all </w:t>
      </w:r>
      <w:r w:rsidR="005D7FBA" w:rsidRPr="002D18CA">
        <w:rPr>
          <w:lang w:val="en-US"/>
        </w:rPr>
        <w:t xml:space="preserve">crises in </w:t>
      </w:r>
      <w:r w:rsidR="00BD48E7" w:rsidRPr="002D18CA">
        <w:rPr>
          <w:lang w:val="en-US"/>
        </w:rPr>
        <w:t>emerging market</w:t>
      </w:r>
      <w:r w:rsidR="008430A8" w:rsidRPr="002D18CA">
        <w:rPr>
          <w:lang w:val="en-US"/>
        </w:rPr>
        <w:t>s</w:t>
      </w:r>
      <w:r w:rsidR="00BD48E7" w:rsidRPr="002D18CA">
        <w:rPr>
          <w:lang w:val="en-US"/>
        </w:rPr>
        <w:t xml:space="preserve"> are the same. Some are more country-specific</w:t>
      </w:r>
      <w:del w:id="57" w:author="Timo Dahler" w:date="2021-02-03T10:47:00Z">
        <w:r w:rsidR="00BD48E7" w:rsidRPr="002D18CA" w:rsidDel="008E682E">
          <w:rPr>
            <w:lang w:val="en-US"/>
          </w:rPr>
          <w:delText>,</w:delText>
        </w:r>
      </w:del>
      <w:r w:rsidR="00BD48E7" w:rsidRPr="002D18CA">
        <w:rPr>
          <w:lang w:val="en-US"/>
        </w:rPr>
        <w:t xml:space="preserve"> while others seem to </w:t>
      </w:r>
      <w:r w:rsidR="00BC324C">
        <w:rPr>
          <w:lang w:val="en-US"/>
        </w:rPr>
        <w:t>be driven by some common</w:t>
      </w:r>
      <w:r w:rsidR="00BD48E7" w:rsidRPr="002D18CA">
        <w:rPr>
          <w:lang w:val="en-US"/>
        </w:rPr>
        <w:t xml:space="preserve"> </w:t>
      </w:r>
      <w:r w:rsidR="00D45118">
        <w:rPr>
          <w:lang w:val="en-US"/>
        </w:rPr>
        <w:t>global</w:t>
      </w:r>
      <w:r w:rsidR="00BD48E7" w:rsidRPr="002D18CA">
        <w:rPr>
          <w:lang w:val="en-US"/>
        </w:rPr>
        <w:t xml:space="preserve"> </w:t>
      </w:r>
      <w:r w:rsidR="00BC324C">
        <w:rPr>
          <w:lang w:val="en-US"/>
        </w:rPr>
        <w:t>factor</w:t>
      </w:r>
      <w:r w:rsidR="00534B72" w:rsidRPr="002D18CA">
        <w:rPr>
          <w:lang w:val="en-US"/>
        </w:rPr>
        <w:t xml:space="preserve">, </w:t>
      </w:r>
      <w:r w:rsidR="00BD48E7" w:rsidRPr="002D18CA">
        <w:rPr>
          <w:lang w:val="en-US"/>
        </w:rPr>
        <w:t xml:space="preserve">affecting emerging markets </w:t>
      </w:r>
      <w:r w:rsidR="00BC324C">
        <w:rPr>
          <w:lang w:val="en-US"/>
        </w:rPr>
        <w:t>at large</w:t>
      </w:r>
      <w:r w:rsidR="00BD48E7" w:rsidRPr="002D18CA">
        <w:rPr>
          <w:lang w:val="en-US"/>
        </w:rPr>
        <w:t xml:space="preserve">. </w:t>
      </w:r>
      <w:r w:rsidR="00D45118">
        <w:rPr>
          <w:lang w:val="en-US"/>
        </w:rPr>
        <w:t>Thus</w:t>
      </w:r>
      <w:r w:rsidR="00233D30" w:rsidRPr="002D18CA">
        <w:rPr>
          <w:lang w:val="en-US"/>
        </w:rPr>
        <w:t xml:space="preserve">, with COVID-19 as a global pandemic </w:t>
      </w:r>
      <w:del w:id="58" w:author="Timo Dahler" w:date="2021-02-03T10:48:00Z">
        <w:r w:rsidR="00D45118" w:rsidDel="008E682E">
          <w:rPr>
            <w:lang w:val="en-US"/>
          </w:rPr>
          <w:delText>as well as</w:delText>
        </w:r>
      </w:del>
      <w:ins w:id="59" w:author="Timo Dahler" w:date="2021-02-03T10:48:00Z">
        <w:r w:rsidR="008E682E">
          <w:rPr>
            <w:lang w:val="en-US"/>
          </w:rPr>
          <w:t>and</w:t>
        </w:r>
      </w:ins>
      <w:r w:rsidR="00233D30" w:rsidRPr="002D18CA">
        <w:rPr>
          <w:lang w:val="en-US"/>
        </w:rPr>
        <w:t xml:space="preserve"> an external </w:t>
      </w:r>
      <w:r w:rsidR="00D45118">
        <w:rPr>
          <w:lang w:val="en-US"/>
        </w:rPr>
        <w:t xml:space="preserve">demand </w:t>
      </w:r>
      <w:r w:rsidR="00233D30" w:rsidRPr="002D18CA">
        <w:rPr>
          <w:lang w:val="en-US"/>
        </w:rPr>
        <w:t>shock</w:t>
      </w:r>
      <w:del w:id="60" w:author="Timo Dahler" w:date="2021-02-03T10:48:00Z">
        <w:r w:rsidR="00233D30" w:rsidRPr="002D18CA" w:rsidDel="008E682E">
          <w:rPr>
            <w:lang w:val="en-US"/>
          </w:rPr>
          <w:delText xml:space="preserve"> for all emerging markets</w:delText>
        </w:r>
      </w:del>
      <w:r w:rsidR="00233D30" w:rsidRPr="002D18CA">
        <w:rPr>
          <w:lang w:val="en-US"/>
        </w:rPr>
        <w:t xml:space="preserve">, </w:t>
      </w:r>
      <w:r w:rsidR="00E90493" w:rsidRPr="002D18CA">
        <w:rPr>
          <w:lang w:val="en-US"/>
        </w:rPr>
        <w:t xml:space="preserve">two research </w:t>
      </w:r>
      <w:r w:rsidR="00233D30" w:rsidRPr="002D18CA">
        <w:rPr>
          <w:lang w:val="en-US"/>
        </w:rPr>
        <w:t>question</w:t>
      </w:r>
      <w:r w:rsidR="00D45118">
        <w:rPr>
          <w:lang w:val="en-US"/>
        </w:rPr>
        <w:t>s</w:t>
      </w:r>
      <w:r w:rsidR="00233D30" w:rsidRPr="002D18CA">
        <w:rPr>
          <w:lang w:val="en-US"/>
        </w:rPr>
        <w:t xml:space="preserve"> </w:t>
      </w:r>
      <w:r w:rsidR="00E90493" w:rsidRPr="002D18CA">
        <w:rPr>
          <w:lang w:val="en-US"/>
        </w:rPr>
        <w:t>reveal themselves</w:t>
      </w:r>
      <w:r w:rsidR="00233D30" w:rsidRPr="002D18CA">
        <w:rPr>
          <w:lang w:val="en-US"/>
        </w:rPr>
        <w:t xml:space="preserve">: </w:t>
      </w:r>
      <w:r w:rsidR="00D45118">
        <w:rPr>
          <w:lang w:val="en-US"/>
        </w:rPr>
        <w:t>A</w:t>
      </w:r>
      <w:r w:rsidR="00887409" w:rsidRPr="002D18CA">
        <w:rPr>
          <w:lang w:val="en-US"/>
        </w:rPr>
        <w:t xml:space="preserve">re sovereign CDS spreads determined by </w:t>
      </w:r>
      <w:r w:rsidR="005D7FBA" w:rsidRPr="002D18CA">
        <w:rPr>
          <w:lang w:val="en-US"/>
        </w:rPr>
        <w:t>a time-varying combination of</w:t>
      </w:r>
      <w:r w:rsidR="00887409" w:rsidRPr="002D18CA">
        <w:rPr>
          <w:lang w:val="en-US"/>
        </w:rPr>
        <w:t xml:space="preserve"> </w:t>
      </w:r>
      <w:r w:rsidR="008430A8" w:rsidRPr="002D18CA">
        <w:rPr>
          <w:lang w:val="en-US"/>
        </w:rPr>
        <w:t>global and country-specific</w:t>
      </w:r>
      <w:r w:rsidR="00887409" w:rsidRPr="002D18CA">
        <w:rPr>
          <w:lang w:val="en-US"/>
        </w:rPr>
        <w:t xml:space="preserve"> factors</w:t>
      </w:r>
      <w:r w:rsidR="00964019" w:rsidRPr="002D18CA">
        <w:rPr>
          <w:lang w:val="en-US"/>
        </w:rPr>
        <w:t xml:space="preserve"> and</w:t>
      </w:r>
      <w:r w:rsidR="00887409" w:rsidRPr="002D18CA">
        <w:rPr>
          <w:lang w:val="en-US"/>
        </w:rPr>
        <w:t xml:space="preserve"> </w:t>
      </w:r>
      <w:r w:rsidR="008430A8" w:rsidRPr="002D18CA">
        <w:rPr>
          <w:lang w:val="en-US"/>
        </w:rPr>
        <w:t>if the later factors</w:t>
      </w:r>
      <w:r w:rsidR="00887409" w:rsidRPr="002D18CA">
        <w:rPr>
          <w:lang w:val="en-US"/>
        </w:rPr>
        <w:t xml:space="preserve"> play a role, which ones? </w:t>
      </w:r>
      <w:r w:rsidR="00114F9B" w:rsidRPr="002D18CA">
        <w:rPr>
          <w:lang w:val="en-US"/>
        </w:rPr>
        <w:t xml:space="preserve">Particularly </w:t>
      </w:r>
      <w:del w:id="61" w:author="Timo Dahler" w:date="2021-02-03T10:49:00Z">
        <w:r w:rsidR="00114F9B" w:rsidRPr="002D18CA" w:rsidDel="008E682E">
          <w:rPr>
            <w:lang w:val="en-US"/>
          </w:rPr>
          <w:delText xml:space="preserve">in the context of </w:delText>
        </w:r>
      </w:del>
      <w:r w:rsidR="00114F9B" w:rsidRPr="002D18CA">
        <w:rPr>
          <w:lang w:val="en-US"/>
        </w:rPr>
        <w:t>COVID</w:t>
      </w:r>
      <w:r w:rsidR="008430A8" w:rsidRPr="002D18CA">
        <w:rPr>
          <w:lang w:val="en-US"/>
        </w:rPr>
        <w:t>-19</w:t>
      </w:r>
      <w:del w:id="62" w:author="Timo Dahler" w:date="2021-02-03T10:49:00Z">
        <w:r w:rsidR="00114F9B" w:rsidRPr="002D18CA" w:rsidDel="008E682E">
          <w:rPr>
            <w:lang w:val="en-US"/>
          </w:rPr>
          <w:delText>, there is</w:delText>
        </w:r>
      </w:del>
      <w:ins w:id="63" w:author="Timo Dahler" w:date="2021-02-03T10:49:00Z">
        <w:r w:rsidR="008E682E">
          <w:rPr>
            <w:lang w:val="en-US"/>
          </w:rPr>
          <w:t xml:space="preserve"> raises</w:t>
        </w:r>
      </w:ins>
      <w:r w:rsidR="00114F9B" w:rsidRPr="002D18CA">
        <w:rPr>
          <w:lang w:val="en-US"/>
        </w:rPr>
        <w:t xml:space="preserve"> a corollary question </w:t>
      </w:r>
      <w:del w:id="64" w:author="Timo Dahler" w:date="2021-02-03T10:49:00Z">
        <w:r w:rsidR="00114F9B" w:rsidRPr="002D18CA" w:rsidDel="008E682E">
          <w:rPr>
            <w:lang w:val="en-US"/>
          </w:rPr>
          <w:delText>to be asked</w:delText>
        </w:r>
        <w:r w:rsidR="00887409" w:rsidRPr="002D18CA" w:rsidDel="008E682E">
          <w:rPr>
            <w:lang w:val="en-US"/>
          </w:rPr>
          <w:delText xml:space="preserve"> </w:delText>
        </w:r>
      </w:del>
      <w:r w:rsidR="00887409" w:rsidRPr="002D18CA">
        <w:rPr>
          <w:lang w:val="en-US"/>
        </w:rPr>
        <w:t xml:space="preserve">about country-specific determinants of sovereign </w:t>
      </w:r>
      <w:r w:rsidR="009053F4" w:rsidRPr="002D18CA">
        <w:rPr>
          <w:lang w:val="en-US"/>
        </w:rPr>
        <w:t>CDS</w:t>
      </w:r>
      <w:r w:rsidR="00887409" w:rsidRPr="002D18CA">
        <w:rPr>
          <w:lang w:val="en-US"/>
        </w:rPr>
        <w:t xml:space="preserve"> spreads</w:t>
      </w:r>
      <w:r w:rsidR="00114F9B" w:rsidRPr="002D18CA">
        <w:rPr>
          <w:lang w:val="en-US"/>
        </w:rPr>
        <w:t>:</w:t>
      </w:r>
      <w:r w:rsidR="00534B72" w:rsidRPr="002D18CA">
        <w:rPr>
          <w:lang w:val="en-US"/>
        </w:rPr>
        <w:t xml:space="preserve"> </w:t>
      </w:r>
      <w:r w:rsidR="00114F9B" w:rsidRPr="002D18CA">
        <w:rPr>
          <w:lang w:val="en-US"/>
        </w:rPr>
        <w:t>is the epidemiological situation in a country</w:t>
      </w:r>
      <w:r w:rsidR="00A47153">
        <w:rPr>
          <w:lang w:val="en-US"/>
        </w:rPr>
        <w:t xml:space="preserve"> </w:t>
      </w:r>
      <w:del w:id="65" w:author="Timo Dahler" w:date="2021-02-03T12:27:00Z">
        <w:r w:rsidR="00A47153" w:rsidDel="00740DC6">
          <w:rPr>
            <w:lang w:val="en-US"/>
          </w:rPr>
          <w:delText>(</w:delText>
        </w:r>
      </w:del>
      <w:del w:id="66" w:author="Timo Dahler" w:date="2021-02-03T10:50:00Z">
        <w:r w:rsidR="00A47153" w:rsidDel="008E682E">
          <w:rPr>
            <w:lang w:val="en-US"/>
          </w:rPr>
          <w:delText>i.e.</w:delText>
        </w:r>
      </w:del>
      <w:del w:id="67" w:author="Timo Dahler" w:date="2021-02-03T12:27:00Z">
        <w:r w:rsidR="00A47153" w:rsidDel="00740DC6">
          <w:rPr>
            <w:lang w:val="en-US"/>
          </w:rPr>
          <w:delText xml:space="preserve"> the trajectory of mortality numbers)</w:delText>
        </w:r>
        <w:r w:rsidR="00114F9B" w:rsidRPr="002D18CA" w:rsidDel="00740DC6">
          <w:rPr>
            <w:lang w:val="en-US"/>
          </w:rPr>
          <w:delText xml:space="preserve"> </w:delText>
        </w:r>
      </w:del>
      <w:r w:rsidR="00D82B63" w:rsidRPr="002D18CA">
        <w:rPr>
          <w:lang w:val="en-US"/>
        </w:rPr>
        <w:t>significant</w:t>
      </w:r>
      <w:r w:rsidR="00114F9B" w:rsidRPr="002D18CA">
        <w:rPr>
          <w:lang w:val="en-US"/>
        </w:rPr>
        <w:t xml:space="preserve"> for CDS spread determination once the economic repercussions of lockdowns and foreign demand slump </w:t>
      </w:r>
      <w:r w:rsidR="00887409" w:rsidRPr="002D18CA">
        <w:rPr>
          <w:lang w:val="en-US"/>
        </w:rPr>
        <w:t xml:space="preserve">as well as </w:t>
      </w:r>
      <w:r w:rsidR="00D82B63" w:rsidRPr="002D18CA">
        <w:rPr>
          <w:lang w:val="en-US"/>
        </w:rPr>
        <w:t>stimulus</w:t>
      </w:r>
      <w:r w:rsidR="00887409" w:rsidRPr="002D18CA">
        <w:rPr>
          <w:lang w:val="en-US"/>
        </w:rPr>
        <w:t xml:space="preserve"> responses </w:t>
      </w:r>
      <w:r w:rsidR="00114F9B" w:rsidRPr="002D18CA">
        <w:rPr>
          <w:lang w:val="en-US"/>
        </w:rPr>
        <w:t xml:space="preserve">are taken into account? </w:t>
      </w:r>
    </w:p>
    <w:p w14:paraId="23F222A9" w14:textId="76BDEBF1" w:rsidR="00BC324C" w:rsidRPr="002D18CA" w:rsidRDefault="00BC324C" w:rsidP="00DF62B7">
      <w:pPr>
        <w:rPr>
          <w:lang w:val="en-US"/>
        </w:rPr>
      </w:pPr>
    </w:p>
    <w:p w14:paraId="1BB49744" w14:textId="4220CDD7" w:rsidR="00A47153" w:rsidRDefault="009A4C64" w:rsidP="00DF62B7">
      <w:pPr>
        <w:rPr>
          <w:lang w:val="en-US"/>
        </w:rPr>
      </w:pPr>
      <w:r w:rsidRPr="002D18CA">
        <w:rPr>
          <w:lang w:val="en-US"/>
        </w:rPr>
        <w:t xml:space="preserve">To </w:t>
      </w:r>
      <w:r w:rsidR="00607E7B" w:rsidRPr="002D18CA">
        <w:rPr>
          <w:lang w:val="en-US"/>
        </w:rPr>
        <w:t xml:space="preserve">address the first question, </w:t>
      </w:r>
      <w:r w:rsidR="00CC7DA5" w:rsidRPr="002D18CA">
        <w:rPr>
          <w:lang w:val="en-US"/>
        </w:rPr>
        <w:t xml:space="preserve">we </w:t>
      </w:r>
      <w:r w:rsidR="00607E7B" w:rsidRPr="002D18CA">
        <w:rPr>
          <w:lang w:val="en-US"/>
        </w:rPr>
        <w:t xml:space="preserve">adopt a </w:t>
      </w:r>
      <w:r w:rsidR="00CC7DA5" w:rsidRPr="002D18CA">
        <w:rPr>
          <w:lang w:val="en-US"/>
        </w:rPr>
        <w:t>two</w:t>
      </w:r>
      <w:r w:rsidR="00607E7B" w:rsidRPr="002D18CA">
        <w:rPr>
          <w:lang w:val="en-US"/>
        </w:rPr>
        <w:t>-stage econometric approach</w:t>
      </w:r>
      <w:r w:rsidR="00964019" w:rsidRPr="002D18CA">
        <w:rPr>
          <w:lang w:val="en-US"/>
        </w:rPr>
        <w:t xml:space="preserve">, </w:t>
      </w:r>
      <w:r w:rsidR="002B0DAE" w:rsidRPr="002D18CA">
        <w:rPr>
          <w:lang w:val="en-US"/>
        </w:rPr>
        <w:t>using</w:t>
      </w:r>
      <w:r w:rsidR="00964019" w:rsidRPr="002D18CA">
        <w:rPr>
          <w:lang w:val="en-US"/>
        </w:rPr>
        <w:t xml:space="preserve"> a panel of thirty investible emerging markets</w:t>
      </w:r>
      <w:r w:rsidR="001A01FB" w:rsidRPr="002D18CA">
        <w:rPr>
          <w:lang w:val="en-US"/>
        </w:rPr>
        <w:t xml:space="preserve">. </w:t>
      </w:r>
      <w:r w:rsidR="00607E7B" w:rsidRPr="002D18CA">
        <w:rPr>
          <w:lang w:val="en-US"/>
        </w:rPr>
        <w:t xml:space="preserve">In the first stage, we estimate a </w:t>
      </w:r>
      <w:ins w:id="68" w:author="Timo Dahler" w:date="2021-02-03T12:31:00Z">
        <w:r w:rsidR="00605504">
          <w:rPr>
            <w:lang w:val="en-US"/>
          </w:rPr>
          <w:t xml:space="preserve">global/regional </w:t>
        </w:r>
      </w:ins>
      <w:del w:id="69" w:author="Timo Dahler" w:date="2021-02-03T12:28:00Z">
        <w:r w:rsidR="00607E7B" w:rsidRPr="002D18CA" w:rsidDel="00605504">
          <w:rPr>
            <w:lang w:val="en-US"/>
          </w:rPr>
          <w:delText>heterogenous multi-</w:delText>
        </w:r>
      </w:del>
      <w:r w:rsidR="00607E7B" w:rsidRPr="002D18CA">
        <w:rPr>
          <w:lang w:val="en-US"/>
        </w:rPr>
        <w:t xml:space="preserve">factor model for changes in </w:t>
      </w:r>
      <w:r w:rsidR="00964019" w:rsidRPr="002D18CA">
        <w:rPr>
          <w:lang w:val="en-US"/>
        </w:rPr>
        <w:t xml:space="preserve">sovereign </w:t>
      </w:r>
      <w:r w:rsidR="00607E7B" w:rsidRPr="002D18CA">
        <w:rPr>
          <w:lang w:val="en-US"/>
        </w:rPr>
        <w:t xml:space="preserve">CDS spreads </w:t>
      </w:r>
      <w:r w:rsidR="00CC7DA5" w:rsidRPr="002D18CA">
        <w:rPr>
          <w:lang w:val="en-US"/>
        </w:rPr>
        <w:t>before</w:t>
      </w:r>
      <w:r w:rsidR="00607E7B" w:rsidRPr="002D18CA">
        <w:rPr>
          <w:lang w:val="en-US"/>
        </w:rPr>
        <w:t xml:space="preserve"> the outbreak </w:t>
      </w:r>
      <w:r w:rsidR="00607E7B" w:rsidRPr="002D18CA">
        <w:rPr>
          <w:lang w:val="en-US"/>
        </w:rPr>
        <w:lastRenderedPageBreak/>
        <w:t xml:space="preserve">of COVID-19. Specifically, we </w:t>
      </w:r>
      <w:r w:rsidR="009053F4" w:rsidRPr="002D18CA">
        <w:rPr>
          <w:lang w:val="en-US"/>
        </w:rPr>
        <w:t>estimate</w:t>
      </w:r>
      <w:r w:rsidR="00964019" w:rsidRPr="002D18CA">
        <w:rPr>
          <w:lang w:val="en-US"/>
        </w:rPr>
        <w:t xml:space="preserve"> and train</w:t>
      </w:r>
      <w:r w:rsidR="00607E7B" w:rsidRPr="002D18CA">
        <w:rPr>
          <w:lang w:val="en-US"/>
        </w:rPr>
        <w:t xml:space="preserve"> the model </w:t>
      </w:r>
      <w:r w:rsidR="009053F4" w:rsidRPr="002D18CA">
        <w:rPr>
          <w:lang w:val="en-US"/>
        </w:rPr>
        <w:t>over the period</w:t>
      </w:r>
      <w:r w:rsidR="00607E7B" w:rsidRPr="002D18CA">
        <w:rPr>
          <w:lang w:val="en-US"/>
        </w:rPr>
        <w:t xml:space="preserve"> January 2014 through June 2019. </w:t>
      </w:r>
      <w:r w:rsidR="00214105">
        <w:rPr>
          <w:lang w:val="en-US"/>
        </w:rPr>
        <w:t>In the second stage</w:t>
      </w:r>
      <w:r w:rsidR="00607E7B" w:rsidRPr="002D18CA">
        <w:rPr>
          <w:lang w:val="en-US"/>
        </w:rPr>
        <w:t xml:space="preserve">, we use the estimated coefficients to extrapolate model-implied changes in CDS spreads </w:t>
      </w:r>
      <w:r w:rsidR="00964019" w:rsidRPr="002D18CA">
        <w:rPr>
          <w:lang w:val="en-US"/>
        </w:rPr>
        <w:t>for the period</w:t>
      </w:r>
      <w:r w:rsidR="00607E7B" w:rsidRPr="002D18CA">
        <w:rPr>
          <w:lang w:val="en-US"/>
        </w:rPr>
        <w:t xml:space="preserve"> July 2019 through June 2020. </w:t>
      </w:r>
    </w:p>
    <w:p w14:paraId="17E93DB6" w14:textId="77777777" w:rsidR="00A47153" w:rsidRDefault="00A47153" w:rsidP="00DF62B7">
      <w:pPr>
        <w:rPr>
          <w:lang w:val="en-US"/>
        </w:rPr>
      </w:pPr>
    </w:p>
    <w:p w14:paraId="1F1C4F5F" w14:textId="3907F78A" w:rsidR="001A01FB" w:rsidRPr="002D18CA" w:rsidRDefault="00A47153" w:rsidP="00DF62B7">
      <w:pPr>
        <w:rPr>
          <w:lang w:val="en-US"/>
        </w:rPr>
      </w:pPr>
      <w:del w:id="70" w:author="Timo Dahler" w:date="2021-02-03T12:29:00Z">
        <w:r w:rsidDel="00605504">
          <w:rPr>
            <w:lang w:val="en-US"/>
          </w:rPr>
          <w:delText>The two-stage</w:delText>
        </w:r>
      </w:del>
      <w:ins w:id="71" w:author="Timo Dahler" w:date="2021-02-03T12:29:00Z">
        <w:r w:rsidR="00605504">
          <w:rPr>
            <w:lang w:val="en-US"/>
          </w:rPr>
          <w:t>This</w:t>
        </w:r>
      </w:ins>
      <w:r>
        <w:rPr>
          <w:lang w:val="en-US"/>
        </w:rPr>
        <w:t xml:space="preserve"> approach is</w:t>
      </w:r>
      <w:r w:rsidR="00BC324C">
        <w:rPr>
          <w:lang w:val="en-US"/>
        </w:rPr>
        <w:t xml:space="preserve"> appealing for several reasons:</w:t>
      </w:r>
      <w:r w:rsidR="00964019" w:rsidRPr="002D18CA">
        <w:rPr>
          <w:lang w:val="en-US"/>
        </w:rPr>
        <w:t xml:space="preserve"> On the one hand, it allows us to </w:t>
      </w:r>
      <w:r w:rsidR="00BC324C">
        <w:rPr>
          <w:lang w:val="en-US"/>
        </w:rPr>
        <w:t>compare</w:t>
      </w:r>
      <w:r w:rsidR="00964019" w:rsidRPr="002D18CA">
        <w:rPr>
          <w:lang w:val="en-US"/>
        </w:rPr>
        <w:t xml:space="preserve"> the model’s out</w:t>
      </w:r>
      <w:r w:rsidR="00D82B63" w:rsidRPr="002D18CA">
        <w:rPr>
          <w:lang w:val="en-US"/>
        </w:rPr>
        <w:t>-</w:t>
      </w:r>
      <w:r w:rsidR="00964019" w:rsidRPr="002D18CA">
        <w:rPr>
          <w:lang w:val="en-US"/>
        </w:rPr>
        <w:t>of</w:t>
      </w:r>
      <w:r w:rsidR="00D82B63" w:rsidRPr="002D18CA">
        <w:rPr>
          <w:lang w:val="en-US"/>
        </w:rPr>
        <w:t>-</w:t>
      </w:r>
      <w:r w:rsidR="00964019" w:rsidRPr="002D18CA">
        <w:rPr>
          <w:lang w:val="en-US"/>
        </w:rPr>
        <w:t xml:space="preserve">sample properties </w:t>
      </w:r>
      <w:r w:rsidR="00334D26" w:rsidRPr="002D18CA">
        <w:rPr>
          <w:lang w:val="en-US"/>
        </w:rPr>
        <w:t>during normal</w:t>
      </w:r>
      <w:r w:rsidR="00214105">
        <w:rPr>
          <w:lang w:val="en-US"/>
        </w:rPr>
        <w:t xml:space="preserve"> </w:t>
      </w:r>
      <w:ins w:id="72" w:author="Timo Dahler" w:date="2021-02-03T12:32:00Z">
        <w:r w:rsidR="00D927AB">
          <w:rPr>
            <w:lang w:val="en-US"/>
          </w:rPr>
          <w:t xml:space="preserve">and pandemic </w:t>
        </w:r>
      </w:ins>
      <w:r w:rsidR="00214105">
        <w:rPr>
          <w:lang w:val="en-US"/>
        </w:rPr>
        <w:t>times</w:t>
      </w:r>
      <w:del w:id="73" w:author="Timo Dahler" w:date="2021-02-03T12:32:00Z">
        <w:r w:rsidR="00BC324C" w:rsidDel="00D927AB">
          <w:rPr>
            <w:lang w:val="en-US"/>
          </w:rPr>
          <w:delText xml:space="preserve"> to </w:delText>
        </w:r>
      </w:del>
      <w:del w:id="74" w:author="Timo Dahler" w:date="2021-02-03T12:31:00Z">
        <w:r w:rsidR="00BC324C" w:rsidDel="00D927AB">
          <w:rPr>
            <w:lang w:val="en-US"/>
          </w:rPr>
          <w:delText>the model’s out-of-sample properties during</w:delText>
        </w:r>
      </w:del>
      <w:del w:id="75" w:author="Timo Dahler" w:date="2021-02-03T12:32:00Z">
        <w:r w:rsidR="00BC324C" w:rsidDel="00D927AB">
          <w:rPr>
            <w:lang w:val="en-US"/>
          </w:rPr>
          <w:delText xml:space="preserve"> COVID-19</w:delText>
        </w:r>
      </w:del>
      <w:r w:rsidR="00BC324C">
        <w:rPr>
          <w:lang w:val="en-US"/>
        </w:rPr>
        <w:t xml:space="preserve">. </w:t>
      </w:r>
      <w:r w:rsidR="00964019" w:rsidRPr="002D18CA">
        <w:rPr>
          <w:lang w:val="en-US"/>
        </w:rPr>
        <w:t xml:space="preserve">On the other hand, </w:t>
      </w:r>
      <w:r w:rsidR="00D82B63" w:rsidRPr="002D18CA">
        <w:rPr>
          <w:lang w:val="en-US"/>
        </w:rPr>
        <w:t>this</w:t>
      </w:r>
      <w:r w:rsidR="00964019" w:rsidRPr="002D18CA">
        <w:rPr>
          <w:lang w:val="en-US"/>
        </w:rPr>
        <w:t xml:space="preserve"> approach facilitates </w:t>
      </w:r>
      <w:r w:rsidR="00607E7B" w:rsidRPr="002D18CA">
        <w:rPr>
          <w:lang w:val="en-US"/>
        </w:rPr>
        <w:t xml:space="preserve">the statistical derivation of the </w:t>
      </w:r>
      <w:r w:rsidR="00BC324C">
        <w:rPr>
          <w:lang w:val="en-US"/>
        </w:rPr>
        <w:t>“</w:t>
      </w:r>
      <w:r w:rsidR="00607E7B" w:rsidRPr="002D18CA">
        <w:rPr>
          <w:lang w:val="en-US"/>
        </w:rPr>
        <w:t>COVID</w:t>
      </w:r>
      <w:r w:rsidR="001A01FB" w:rsidRPr="002D18CA">
        <w:rPr>
          <w:lang w:val="en-US"/>
        </w:rPr>
        <w:t>-19</w:t>
      </w:r>
      <w:r w:rsidR="00607E7B" w:rsidRPr="002D18CA">
        <w:rPr>
          <w:lang w:val="en-US"/>
        </w:rPr>
        <w:t xml:space="preserve"> residual,</w:t>
      </w:r>
      <w:r w:rsidR="00BC324C">
        <w:rPr>
          <w:lang w:val="en-US"/>
        </w:rPr>
        <w:t>”</w:t>
      </w:r>
      <w:r w:rsidR="00607E7B" w:rsidRPr="002D18CA">
        <w:rPr>
          <w:lang w:val="en-US"/>
        </w:rPr>
        <w:t xml:space="preserve"> </w:t>
      </w:r>
      <w:r w:rsidR="00214105">
        <w:rPr>
          <w:lang w:val="en-US"/>
        </w:rPr>
        <w:t xml:space="preserve">which is </w:t>
      </w:r>
      <w:r w:rsidR="00607E7B" w:rsidRPr="002D18CA">
        <w:rPr>
          <w:lang w:val="en-US"/>
        </w:rPr>
        <w:t>the difference between actual CDS</w:t>
      </w:r>
      <w:r w:rsidR="00BC324C">
        <w:rPr>
          <w:lang w:val="en-US"/>
        </w:rPr>
        <w:t xml:space="preserve"> changes</w:t>
      </w:r>
      <w:r w:rsidR="00607E7B" w:rsidRPr="002D18CA">
        <w:rPr>
          <w:lang w:val="en-US"/>
        </w:rPr>
        <w:t xml:space="preserve"> </w:t>
      </w:r>
      <w:r w:rsidR="00214105">
        <w:rPr>
          <w:lang w:val="en-US"/>
        </w:rPr>
        <w:t>and model implied changes</w:t>
      </w:r>
      <w:r w:rsidR="00607E7B" w:rsidRPr="002D18CA">
        <w:rPr>
          <w:lang w:val="en-US"/>
        </w:rPr>
        <w:t xml:space="preserve"> </w:t>
      </w:r>
      <w:r w:rsidR="00214105">
        <w:rPr>
          <w:lang w:val="en-US"/>
        </w:rPr>
        <w:t>for the pandemic period</w:t>
      </w:r>
      <w:r w:rsidR="00334D26" w:rsidRPr="002D18CA">
        <w:rPr>
          <w:lang w:val="en-US"/>
        </w:rPr>
        <w:t xml:space="preserve">. </w:t>
      </w:r>
      <w:ins w:id="76" w:author="Timo Dahler" w:date="2021-02-03T12:33:00Z">
        <w:r w:rsidR="00D927AB">
          <w:rPr>
            <w:lang w:val="en-US"/>
          </w:rPr>
          <w:t xml:space="preserve">Additionally, </w:t>
        </w:r>
      </w:ins>
      <w:del w:id="77" w:author="Timo Dahler" w:date="2021-02-03T12:33:00Z">
        <w:r w:rsidR="00BC324C" w:rsidDel="00D927AB">
          <w:rPr>
            <w:lang w:val="en-US"/>
          </w:rPr>
          <w:delText>Additionally</w:delText>
        </w:r>
        <w:r w:rsidR="00607E7B" w:rsidRPr="002D18CA" w:rsidDel="00D927AB">
          <w:rPr>
            <w:lang w:val="en-US"/>
          </w:rPr>
          <w:delText>,</w:delText>
        </w:r>
        <w:r w:rsidR="001A01FB" w:rsidRPr="002D18CA" w:rsidDel="00D927AB">
          <w:rPr>
            <w:lang w:val="en-US"/>
          </w:rPr>
          <w:delText xml:space="preserve"> </w:delText>
        </w:r>
        <w:r w:rsidR="00BC324C" w:rsidDel="00D927AB">
          <w:rPr>
            <w:lang w:val="en-US"/>
          </w:rPr>
          <w:delText xml:space="preserve">the approach allows us to </w:delText>
        </w:r>
        <w:r w:rsidR="00607E7B" w:rsidRPr="002D18CA" w:rsidDel="00D927AB">
          <w:rPr>
            <w:lang w:val="en-US"/>
          </w:rPr>
          <w:delText xml:space="preserve">examine the residuals </w:delText>
        </w:r>
        <w:r w:rsidR="001A01FB" w:rsidRPr="002D18CA" w:rsidDel="00D927AB">
          <w:rPr>
            <w:lang w:val="en-US"/>
          </w:rPr>
          <w:delText>more closely</w:delText>
        </w:r>
      </w:del>
      <w:ins w:id="78" w:author="Timo Dahler" w:date="2021-02-03T12:33:00Z">
        <w:r w:rsidR="00D927AB">
          <w:rPr>
            <w:lang w:val="en-US"/>
          </w:rPr>
          <w:t>the residuals can then be used</w:t>
        </w:r>
      </w:ins>
      <w:r w:rsidR="001A01FB" w:rsidRPr="002D18CA">
        <w:rPr>
          <w:lang w:val="en-US"/>
        </w:rPr>
        <w:t xml:space="preserve"> </w:t>
      </w:r>
      <w:r w:rsidR="00214105">
        <w:rPr>
          <w:lang w:val="en-US"/>
        </w:rPr>
        <w:t xml:space="preserve">to answer the question which exact country-specific </w:t>
      </w:r>
      <w:del w:id="79" w:author="Timo Dahler" w:date="2021-02-03T12:33:00Z">
        <w:r w:rsidR="00214105" w:rsidDel="00D927AB">
          <w:rPr>
            <w:lang w:val="en-US"/>
          </w:rPr>
          <w:delText xml:space="preserve">questions </w:delText>
        </w:r>
      </w:del>
      <w:ins w:id="80" w:author="Timo Dahler" w:date="2021-02-03T12:33:00Z">
        <w:r w:rsidR="00D927AB">
          <w:rPr>
            <w:lang w:val="en-US"/>
          </w:rPr>
          <w:t xml:space="preserve">factors </w:t>
        </w:r>
      </w:ins>
      <w:r w:rsidR="00214105">
        <w:rPr>
          <w:lang w:val="en-US"/>
        </w:rPr>
        <w:t xml:space="preserve">were the biggest drivers of CDS adjustment during COVID-19. </w:t>
      </w:r>
      <w:r w:rsidR="00964019" w:rsidRPr="002D18CA">
        <w:rPr>
          <w:lang w:val="en-US"/>
        </w:rPr>
        <w:t>Specifically</w:t>
      </w:r>
      <w:r w:rsidR="001A01FB" w:rsidRPr="002D18CA">
        <w:rPr>
          <w:lang w:val="en-US"/>
        </w:rPr>
        <w:t xml:space="preserve">, we </w:t>
      </w:r>
      <w:r w:rsidR="00214105">
        <w:rPr>
          <w:lang w:val="en-US"/>
        </w:rPr>
        <w:t xml:space="preserve">explain the residuals through a variety of country-specific factors </w:t>
      </w:r>
      <w:r w:rsidR="001A01FB" w:rsidRPr="002D18CA">
        <w:rPr>
          <w:lang w:val="en-US"/>
        </w:rPr>
        <w:t>from three different realms</w:t>
      </w:r>
      <w:r w:rsidR="00964019" w:rsidRPr="002D18CA">
        <w:rPr>
          <w:lang w:val="en-US"/>
        </w:rPr>
        <w:t>: epidemiological, economic, and policy factors.</w:t>
      </w:r>
    </w:p>
    <w:p w14:paraId="1774C174" w14:textId="77777777" w:rsidR="002B0DAE" w:rsidRPr="002D18CA" w:rsidRDefault="002B0DAE" w:rsidP="00DF62B7">
      <w:pPr>
        <w:rPr>
          <w:lang w:val="en-US"/>
        </w:rPr>
      </w:pPr>
    </w:p>
    <w:p w14:paraId="169BF3A9" w14:textId="57F30860" w:rsidR="00081BB3" w:rsidRPr="002D18CA" w:rsidRDefault="00964019" w:rsidP="00DF62B7">
      <w:pPr>
        <w:rPr>
          <w:lang w:val="en-US"/>
        </w:rPr>
      </w:pPr>
      <w:r w:rsidRPr="002D18CA">
        <w:rPr>
          <w:lang w:val="en-US"/>
        </w:rPr>
        <w:t>To address the second question</w:t>
      </w:r>
      <w:r w:rsidR="002B0DAE" w:rsidRPr="002D18CA">
        <w:rPr>
          <w:lang w:val="en-US"/>
        </w:rPr>
        <w:t xml:space="preserve">, we </w:t>
      </w:r>
      <w:r w:rsidR="00081BB3" w:rsidRPr="002D18CA">
        <w:rPr>
          <w:lang w:val="en-US"/>
        </w:rPr>
        <w:t xml:space="preserve">leverage the panel and introduce all control variables </w:t>
      </w:r>
      <w:r w:rsidR="00214105">
        <w:rPr>
          <w:lang w:val="en-US"/>
        </w:rPr>
        <w:t xml:space="preserve">(global/regional and country-specific </w:t>
      </w:r>
      <w:del w:id="81" w:author="Timo Dahler" w:date="2021-02-03T12:34:00Z">
        <w:r w:rsidR="00A47153" w:rsidDel="00D927AB">
          <w:rPr>
            <w:lang w:val="en-US"/>
          </w:rPr>
          <w:delText>factors</w:delText>
        </w:r>
      </w:del>
      <w:ins w:id="82" w:author="Timo Dahler" w:date="2021-02-03T12:34:00Z">
        <w:r w:rsidR="00D927AB">
          <w:rPr>
            <w:lang w:val="en-US"/>
          </w:rPr>
          <w:t>epidemiological, economic and policy factors</w:t>
        </w:r>
      </w:ins>
      <w:r w:rsidR="00214105">
        <w:rPr>
          <w:lang w:val="en-US"/>
        </w:rPr>
        <w:t xml:space="preserve">) </w:t>
      </w:r>
      <w:r w:rsidR="00081BB3" w:rsidRPr="002D18CA">
        <w:rPr>
          <w:lang w:val="en-US"/>
        </w:rPr>
        <w:t xml:space="preserve">simultaneously to test the significance of the epidemiological variables. </w:t>
      </w:r>
    </w:p>
    <w:p w14:paraId="71C34ADB" w14:textId="2D915300" w:rsidR="00233D30" w:rsidRPr="002D18CA" w:rsidRDefault="00233D30" w:rsidP="00DF62B7">
      <w:pPr>
        <w:rPr>
          <w:lang w:val="en-US"/>
        </w:rPr>
      </w:pPr>
    </w:p>
    <w:p w14:paraId="16F320F6" w14:textId="45D4474C" w:rsidR="009B20F9" w:rsidRPr="002D18CA" w:rsidRDefault="009B20F9" w:rsidP="00DF62B7">
      <w:pPr>
        <w:rPr>
          <w:color w:val="000000"/>
          <w:lang w:val="en-US"/>
        </w:rPr>
      </w:pPr>
      <w:r w:rsidRPr="002D18CA">
        <w:rPr>
          <w:color w:val="000000"/>
          <w:lang w:val="en-US"/>
        </w:rPr>
        <w:t xml:space="preserve">Our </w:t>
      </w:r>
      <w:r w:rsidR="009A4C64" w:rsidRPr="002D18CA">
        <w:rPr>
          <w:color w:val="000000"/>
          <w:lang w:val="en-US"/>
        </w:rPr>
        <w:t xml:space="preserve">paper makes two </w:t>
      </w:r>
      <w:r w:rsidR="008D30CF" w:rsidRPr="002D18CA">
        <w:rPr>
          <w:color w:val="000000"/>
          <w:lang w:val="en-US"/>
        </w:rPr>
        <w:t>distinct</w:t>
      </w:r>
      <w:r w:rsidR="009A4C64" w:rsidRPr="002D18CA">
        <w:rPr>
          <w:color w:val="000000"/>
          <w:lang w:val="en-US"/>
        </w:rPr>
        <w:t xml:space="preserve"> contributions. </w:t>
      </w:r>
      <w:r w:rsidR="00214105" w:rsidRPr="002D18CA">
        <w:rPr>
          <w:color w:val="000000"/>
          <w:lang w:val="en-US"/>
        </w:rPr>
        <w:t>First</w:t>
      </w:r>
      <w:r w:rsidR="009A4C64" w:rsidRPr="002D18CA">
        <w:rPr>
          <w:color w:val="000000"/>
          <w:lang w:val="en-US"/>
        </w:rPr>
        <w:t xml:space="preserve">, we engage in the discussion </w:t>
      </w:r>
      <w:r w:rsidR="00B9708F" w:rsidRPr="002D18CA">
        <w:rPr>
          <w:color w:val="000000"/>
          <w:lang w:val="en-US"/>
        </w:rPr>
        <w:t xml:space="preserve">of the </w:t>
      </w:r>
      <w:r w:rsidR="00214105">
        <w:rPr>
          <w:color w:val="000000"/>
          <w:lang w:val="en-US"/>
        </w:rPr>
        <w:t xml:space="preserve">relative </w:t>
      </w:r>
      <w:r w:rsidR="00B9708F" w:rsidRPr="002D18CA">
        <w:rPr>
          <w:color w:val="000000"/>
          <w:lang w:val="en-US"/>
        </w:rPr>
        <w:t>importance and time-varying nature of global</w:t>
      </w:r>
      <w:r w:rsidR="00214105">
        <w:rPr>
          <w:color w:val="000000"/>
          <w:lang w:val="en-US"/>
        </w:rPr>
        <w:t>/regional</w:t>
      </w:r>
      <w:r w:rsidR="00B9708F" w:rsidRPr="002D18CA">
        <w:rPr>
          <w:color w:val="000000"/>
          <w:lang w:val="en-US"/>
        </w:rPr>
        <w:t xml:space="preserve"> and country-specific factors in the determination of </w:t>
      </w:r>
      <w:r w:rsidR="00A47153">
        <w:rPr>
          <w:color w:val="000000"/>
          <w:lang w:val="en-US"/>
        </w:rPr>
        <w:t xml:space="preserve">emerging markets </w:t>
      </w:r>
      <w:del w:id="83" w:author="Timo Dahler" w:date="2021-02-03T12:44:00Z">
        <w:r w:rsidR="00B9708F" w:rsidRPr="002D18CA" w:rsidDel="00D2279C">
          <w:rPr>
            <w:color w:val="000000"/>
            <w:lang w:val="en-US"/>
          </w:rPr>
          <w:delText>sovereign debt pricing</w:delText>
        </w:r>
      </w:del>
      <w:ins w:id="84" w:author="Timo Dahler" w:date="2021-02-03T12:44:00Z">
        <w:r w:rsidR="00D2279C">
          <w:rPr>
            <w:color w:val="000000"/>
            <w:lang w:val="en-US"/>
          </w:rPr>
          <w:t>sovereign risk pricing</w:t>
        </w:r>
      </w:ins>
      <w:r w:rsidR="00214105">
        <w:rPr>
          <w:color w:val="000000"/>
          <w:lang w:val="en-US"/>
        </w:rPr>
        <w:t xml:space="preserve">, </w:t>
      </w:r>
      <w:r w:rsidR="00D000AB">
        <w:rPr>
          <w:color w:val="000000"/>
          <w:lang w:val="en-US"/>
        </w:rPr>
        <w:t>particularly</w:t>
      </w:r>
      <w:r w:rsidR="00214105">
        <w:rPr>
          <w:color w:val="000000"/>
          <w:lang w:val="en-US"/>
        </w:rPr>
        <w:t xml:space="preserve"> </w:t>
      </w:r>
      <w:r w:rsidR="00B9708F" w:rsidRPr="002D18CA">
        <w:rPr>
          <w:color w:val="000000"/>
          <w:lang w:val="en-US"/>
        </w:rPr>
        <w:t xml:space="preserve">during a global pandemic. </w:t>
      </w:r>
      <w:r w:rsidR="00214105">
        <w:rPr>
          <w:color w:val="000000"/>
          <w:lang w:val="en-US"/>
        </w:rPr>
        <w:t>Second</w:t>
      </w:r>
      <w:r w:rsidR="00001F56" w:rsidRPr="002D18CA">
        <w:rPr>
          <w:color w:val="000000"/>
          <w:lang w:val="en-US"/>
        </w:rPr>
        <w:t>, our analysis contributes to an understanding of the</w:t>
      </w:r>
      <w:r w:rsidR="00214105">
        <w:rPr>
          <w:color w:val="000000"/>
          <w:lang w:val="en-US"/>
        </w:rPr>
        <w:t xml:space="preserve"> economic</w:t>
      </w:r>
      <w:r w:rsidR="00001F56" w:rsidRPr="002D18CA">
        <w:rPr>
          <w:color w:val="000000"/>
          <w:lang w:val="en-US"/>
        </w:rPr>
        <w:t xml:space="preserve"> effects</w:t>
      </w:r>
      <w:r w:rsidR="00214105">
        <w:rPr>
          <w:color w:val="000000"/>
          <w:lang w:val="en-US"/>
        </w:rPr>
        <w:t xml:space="preserve"> of lockdowns </w:t>
      </w:r>
      <w:r w:rsidR="00D000AB">
        <w:rPr>
          <w:color w:val="000000"/>
          <w:lang w:val="en-US"/>
        </w:rPr>
        <w:t>on</w:t>
      </w:r>
      <w:r w:rsidR="00214105">
        <w:rPr>
          <w:color w:val="000000"/>
          <w:lang w:val="en-US"/>
        </w:rPr>
        <w:t xml:space="preserve"> government finances</w:t>
      </w:r>
      <w:r w:rsidR="00001F56" w:rsidRPr="002D18CA">
        <w:rPr>
          <w:color w:val="000000"/>
          <w:lang w:val="en-US"/>
        </w:rPr>
        <w:t xml:space="preserve"> </w:t>
      </w:r>
      <w:r w:rsidR="00214105">
        <w:rPr>
          <w:color w:val="000000"/>
          <w:lang w:val="en-US"/>
        </w:rPr>
        <w:t>by</w:t>
      </w:r>
      <w:r w:rsidR="00001F56" w:rsidRPr="002D18CA">
        <w:rPr>
          <w:color w:val="000000"/>
          <w:lang w:val="en-US"/>
        </w:rPr>
        <w:t xml:space="preserve"> </w:t>
      </w:r>
      <w:r w:rsidR="009A4C64" w:rsidRPr="002D18CA">
        <w:rPr>
          <w:color w:val="000000"/>
          <w:lang w:val="en-US"/>
        </w:rPr>
        <w:t xml:space="preserve">identifying if </w:t>
      </w:r>
      <w:r w:rsidR="00D000AB">
        <w:rPr>
          <w:color w:val="000000"/>
          <w:lang w:val="en-US"/>
        </w:rPr>
        <w:t xml:space="preserve">and </w:t>
      </w:r>
      <w:r w:rsidR="009A4C64" w:rsidRPr="002D18CA">
        <w:rPr>
          <w:color w:val="000000"/>
          <w:lang w:val="en-US"/>
        </w:rPr>
        <w:t>which country-specific factors drive spreads</w:t>
      </w:r>
      <w:r w:rsidRPr="002D18CA">
        <w:rPr>
          <w:color w:val="000000"/>
          <w:lang w:val="en-US"/>
        </w:rPr>
        <w:t xml:space="preserve"> during a global pandemic</w:t>
      </w:r>
      <w:r w:rsidR="00001F56" w:rsidRPr="002D18CA">
        <w:rPr>
          <w:color w:val="000000"/>
          <w:lang w:val="en-US"/>
        </w:rPr>
        <w:t>. Disentangling</w:t>
      </w:r>
      <w:r w:rsidRPr="002D18CA">
        <w:rPr>
          <w:color w:val="000000"/>
          <w:lang w:val="en-US"/>
        </w:rPr>
        <w:t xml:space="preserve"> the effects of economic contagion and of domestic economic conditions and policy responses on sovereign CDS </w:t>
      </w:r>
      <w:r w:rsidR="00001F56" w:rsidRPr="002D18CA">
        <w:rPr>
          <w:color w:val="000000"/>
          <w:lang w:val="en-US"/>
        </w:rPr>
        <w:t xml:space="preserve">spreads promises to hold valuable implications for policy makers weighing the economic trade-offs of different containment strategies. </w:t>
      </w:r>
    </w:p>
    <w:p w14:paraId="78CE77F4" w14:textId="23DCCEEB" w:rsidR="00A47153" w:rsidRPr="002D18CA" w:rsidRDefault="005F2C73" w:rsidP="00DF62B7">
      <w:pPr>
        <w:rPr>
          <w:lang w:val="en-US"/>
        </w:rPr>
      </w:pPr>
      <w:r w:rsidRPr="002D18CA">
        <w:rPr>
          <w:color w:val="000000"/>
          <w:lang w:val="en-US"/>
        </w:rPr>
        <w:t xml:space="preserve">Our main </w:t>
      </w:r>
      <w:r w:rsidRPr="002D18CA">
        <w:rPr>
          <w:lang w:val="en-US"/>
        </w:rPr>
        <w:t xml:space="preserve">findings can be summarized as follows: </w:t>
      </w:r>
    </w:p>
    <w:p w14:paraId="37DDBD7A" w14:textId="7E1A9044" w:rsidR="0070262B" w:rsidRPr="002D18CA" w:rsidRDefault="00744B21" w:rsidP="00DF62B7">
      <w:pPr>
        <w:rPr>
          <w:lang w:val="en-US"/>
        </w:rPr>
      </w:pPr>
      <w:r>
        <w:rPr>
          <w:lang w:val="en-US"/>
        </w:rPr>
        <w:t>First</w:t>
      </w:r>
      <w:r w:rsidR="00D5225A" w:rsidRPr="002D18CA">
        <w:rPr>
          <w:lang w:val="en-US"/>
        </w:rPr>
        <w:t xml:space="preserve">, the </w:t>
      </w:r>
      <w:r w:rsidR="00D927AB">
        <w:rPr>
          <w:lang w:val="en-US"/>
        </w:rPr>
        <w:t xml:space="preserve">global/regional </w:t>
      </w:r>
      <w:r w:rsidR="00D5225A" w:rsidRPr="002D18CA">
        <w:rPr>
          <w:lang w:val="en-US"/>
        </w:rPr>
        <w:t xml:space="preserve">factor model traces the realized sovereign </w:t>
      </w:r>
      <w:r w:rsidR="005F2C73" w:rsidRPr="002D18CA">
        <w:rPr>
          <w:lang w:val="en-US"/>
        </w:rPr>
        <w:t xml:space="preserve">CDS </w:t>
      </w:r>
      <w:r w:rsidR="00D5225A" w:rsidRPr="002D18CA">
        <w:rPr>
          <w:lang w:val="en-US"/>
        </w:rPr>
        <w:t xml:space="preserve">spreads well </w:t>
      </w:r>
      <w:r w:rsidR="00BB0245" w:rsidRPr="002D18CA">
        <w:rPr>
          <w:lang w:val="en-US"/>
        </w:rPr>
        <w:t xml:space="preserve">for the out-of-sample period </w:t>
      </w:r>
      <w:r w:rsidR="0070262B" w:rsidRPr="002D18CA">
        <w:rPr>
          <w:lang w:val="en-US"/>
        </w:rPr>
        <w:t>before</w:t>
      </w:r>
      <w:del w:id="85" w:author="Timo Dahler" w:date="2021-02-03T12:37:00Z">
        <w:r w:rsidR="0070262B" w:rsidRPr="002D18CA" w:rsidDel="00D927AB">
          <w:rPr>
            <w:lang w:val="en-US"/>
          </w:rPr>
          <w:delText xml:space="preserve"> the begin of</w:delText>
        </w:r>
      </w:del>
      <w:r w:rsidR="0070262B" w:rsidRPr="002D18CA">
        <w:rPr>
          <w:lang w:val="en-US"/>
        </w:rPr>
        <w:t xml:space="preserve"> the pandemic</w:t>
      </w:r>
      <w:r w:rsidR="005F2C73" w:rsidRPr="002D18CA">
        <w:rPr>
          <w:lang w:val="en-US"/>
        </w:rPr>
        <w:t xml:space="preserve">. This </w:t>
      </w:r>
      <w:r w:rsidR="00864893">
        <w:rPr>
          <w:lang w:val="en-US"/>
        </w:rPr>
        <w:t xml:space="preserve">observation </w:t>
      </w:r>
      <w:r w:rsidR="005F2C73" w:rsidRPr="002D18CA">
        <w:rPr>
          <w:lang w:val="en-US"/>
        </w:rPr>
        <w:t>suggests that emerging market CDS spreads are driven largely by global</w:t>
      </w:r>
      <w:r w:rsidR="00A47153">
        <w:rPr>
          <w:lang w:val="en-US"/>
        </w:rPr>
        <w:t>/</w:t>
      </w:r>
      <w:r w:rsidR="005F2C73" w:rsidRPr="002D18CA">
        <w:rPr>
          <w:lang w:val="en-US"/>
        </w:rPr>
        <w:t xml:space="preserve">regional factors </w:t>
      </w:r>
      <w:r w:rsidR="0070262B" w:rsidRPr="002D18CA">
        <w:rPr>
          <w:lang w:val="en-US"/>
        </w:rPr>
        <w:t xml:space="preserve">in risk-on environments. </w:t>
      </w:r>
    </w:p>
    <w:p w14:paraId="2A4A4180" w14:textId="509C9360" w:rsidR="00E17D6E" w:rsidRDefault="00744B21" w:rsidP="00DF62B7">
      <w:pPr>
        <w:rPr>
          <w:lang w:val="en-US"/>
        </w:rPr>
      </w:pPr>
      <w:r>
        <w:rPr>
          <w:lang w:val="en-US"/>
        </w:rPr>
        <w:t>Second</w:t>
      </w:r>
      <w:r w:rsidR="005F2C73" w:rsidRPr="002D18CA">
        <w:rPr>
          <w:lang w:val="en-US"/>
        </w:rPr>
        <w:t xml:space="preserve">, the relationship between </w:t>
      </w:r>
      <w:ins w:id="86" w:author="Joshua Aizenman" w:date="2021-01-28T09:57:00Z">
        <w:r w:rsidR="0090504B">
          <w:rPr>
            <w:lang w:val="en-US"/>
          </w:rPr>
          <w:t xml:space="preserve">actual </w:t>
        </w:r>
      </w:ins>
      <w:del w:id="87" w:author="Joshua Aizenman" w:date="2021-01-28T09:56:00Z">
        <w:r w:rsidR="00066F84" w:rsidDel="0090504B">
          <w:rPr>
            <w:lang w:val="en-US"/>
          </w:rPr>
          <w:delText xml:space="preserve">actual </w:delText>
        </w:r>
      </w:del>
      <w:r w:rsidR="005F2C73" w:rsidRPr="002D18CA">
        <w:rPr>
          <w:lang w:val="en-US"/>
        </w:rPr>
        <w:t>CDS spread</w:t>
      </w:r>
      <w:r w:rsidR="00066F84">
        <w:rPr>
          <w:lang w:val="en-US"/>
        </w:rPr>
        <w:t xml:space="preserve"> changes</w:t>
      </w:r>
      <w:r w:rsidR="005F2C73" w:rsidRPr="002D18CA">
        <w:rPr>
          <w:lang w:val="en-US"/>
        </w:rPr>
        <w:t xml:space="preserve"> </w:t>
      </w:r>
      <w:r w:rsidR="00066F84">
        <w:rPr>
          <w:lang w:val="en-US"/>
        </w:rPr>
        <w:t xml:space="preserve">and changes predicted by the heterogenous factor model </w:t>
      </w:r>
      <w:r w:rsidR="00D5225A" w:rsidRPr="002D18CA">
        <w:rPr>
          <w:lang w:val="en-US"/>
        </w:rPr>
        <w:t xml:space="preserve">breaks down </w:t>
      </w:r>
      <w:r w:rsidR="00DF62B7">
        <w:rPr>
          <w:lang w:val="en-US"/>
        </w:rPr>
        <w:t>during the pandemic</w:t>
      </w:r>
      <w:r w:rsidR="00D5225A" w:rsidRPr="002D18CA">
        <w:rPr>
          <w:lang w:val="en-US"/>
        </w:rPr>
        <w:t>.</w:t>
      </w:r>
      <w:r w:rsidR="005F2C73" w:rsidRPr="002D18CA">
        <w:rPr>
          <w:lang w:val="en-US"/>
        </w:rPr>
        <w:t xml:space="preserve"> </w:t>
      </w:r>
      <w:r w:rsidR="00181058" w:rsidRPr="002D18CA">
        <w:rPr>
          <w:lang w:val="en-US"/>
        </w:rPr>
        <w:t xml:space="preserve">This suggests that CDS spread determinants </w:t>
      </w:r>
      <w:r w:rsidR="00A47153">
        <w:rPr>
          <w:lang w:val="en-US"/>
        </w:rPr>
        <w:t>are of</w:t>
      </w:r>
      <w:r w:rsidR="0070262B" w:rsidRPr="002D18CA">
        <w:rPr>
          <w:lang w:val="en-US"/>
        </w:rPr>
        <w:t xml:space="preserve"> </w:t>
      </w:r>
      <w:r w:rsidR="00181058" w:rsidRPr="002D18CA">
        <w:rPr>
          <w:lang w:val="en-US"/>
        </w:rPr>
        <w:t xml:space="preserve">time-varying </w:t>
      </w:r>
      <w:r w:rsidR="00A47153">
        <w:rPr>
          <w:lang w:val="en-US"/>
        </w:rPr>
        <w:t xml:space="preserve">nature </w:t>
      </w:r>
      <w:r w:rsidR="0070262B" w:rsidRPr="002D18CA">
        <w:rPr>
          <w:lang w:val="en-US"/>
        </w:rPr>
        <w:t xml:space="preserve">and that investors weigh country-specific factors more heavily in their </w:t>
      </w:r>
      <w:r w:rsidR="00E17D6E" w:rsidRPr="002D18CA">
        <w:rPr>
          <w:lang w:val="en-US"/>
        </w:rPr>
        <w:t>decision-making</w:t>
      </w:r>
      <w:r w:rsidR="0070262B" w:rsidRPr="002D18CA">
        <w:rPr>
          <w:lang w:val="en-US"/>
        </w:rPr>
        <w:t xml:space="preserve"> process in risk-off environments. </w:t>
      </w:r>
    </w:p>
    <w:p w14:paraId="46013E43" w14:textId="21A6742F" w:rsidR="00066F84" w:rsidRPr="002D18CA" w:rsidRDefault="00744B21" w:rsidP="00DF62B7">
      <w:pPr>
        <w:rPr>
          <w:lang w:val="en-US"/>
        </w:rPr>
      </w:pPr>
      <w:r>
        <w:rPr>
          <w:lang w:val="en-US"/>
        </w:rPr>
        <w:t>Third</w:t>
      </w:r>
      <w:r w:rsidR="00066F84">
        <w:rPr>
          <w:lang w:val="en-US"/>
        </w:rPr>
        <w:t>, actual CDS spread changes experience</w:t>
      </w:r>
      <w:r w:rsidR="00066F84" w:rsidRPr="002D18CA">
        <w:rPr>
          <w:lang w:val="en-US"/>
        </w:rPr>
        <w:t xml:space="preserve"> the biggest deviations from model-implied values in March 2020</w:t>
      </w:r>
      <w:r w:rsidR="00066F84">
        <w:rPr>
          <w:lang w:val="en-US"/>
        </w:rPr>
        <w:t xml:space="preserve">, suggesting that </w:t>
      </w:r>
      <w:r>
        <w:rPr>
          <w:lang w:val="en-US"/>
        </w:rPr>
        <w:t>uncertainties around the ramifications of COVID-19</w:t>
      </w:r>
      <w:r w:rsidR="001E2491">
        <w:rPr>
          <w:lang w:val="en-US"/>
        </w:rPr>
        <w:t xml:space="preserve"> vary across time and</w:t>
      </w:r>
      <w:r>
        <w:rPr>
          <w:lang w:val="en-US"/>
        </w:rPr>
        <w:t xml:space="preserve"> were highest </w:t>
      </w:r>
      <w:r w:rsidR="00864893">
        <w:rPr>
          <w:lang w:val="en-US"/>
        </w:rPr>
        <w:t>at the peak of the first wave</w:t>
      </w:r>
      <w:r>
        <w:rPr>
          <w:lang w:val="en-US"/>
        </w:rPr>
        <w:t xml:space="preserve">. </w:t>
      </w:r>
    </w:p>
    <w:p w14:paraId="763F9EBC" w14:textId="1133FE83" w:rsidR="008D30CF" w:rsidRPr="002D18CA" w:rsidRDefault="00744B21" w:rsidP="00DF62B7">
      <w:pPr>
        <w:rPr>
          <w:lang w:val="en-US"/>
        </w:rPr>
      </w:pPr>
      <w:r>
        <w:rPr>
          <w:lang w:val="en-US"/>
        </w:rPr>
        <w:t>Fourth</w:t>
      </w:r>
      <w:r w:rsidR="00E17D6E" w:rsidRPr="002D18CA">
        <w:rPr>
          <w:lang w:val="en-US"/>
        </w:rPr>
        <w:t>, residuals</w:t>
      </w:r>
      <w:r w:rsidR="00D927AB">
        <w:rPr>
          <w:lang w:val="en-US"/>
        </w:rPr>
        <w:t xml:space="preserve"> at peak COVID-19</w:t>
      </w:r>
      <w:r w:rsidR="00E17D6E" w:rsidRPr="002D18CA">
        <w:rPr>
          <w:lang w:val="en-US"/>
        </w:rPr>
        <w:t xml:space="preserve"> were primarily driven by traditional </w:t>
      </w:r>
      <w:r w:rsidR="00A47153">
        <w:rPr>
          <w:lang w:val="en-US"/>
        </w:rPr>
        <w:t>country-specific factors</w:t>
      </w:r>
      <w:r w:rsidR="00E17D6E" w:rsidRPr="002D18CA">
        <w:rPr>
          <w:lang w:val="en-US"/>
        </w:rPr>
        <w:t xml:space="preserve"> of sovereign solvency such as fiscal space and oil income dependence rather </w:t>
      </w:r>
      <w:del w:id="88" w:author="Timo Dahler" w:date="2021-02-03T12:38:00Z">
        <w:r w:rsidR="00E17D6E" w:rsidRPr="002D18CA" w:rsidDel="00D927AB">
          <w:rPr>
            <w:lang w:val="en-US"/>
          </w:rPr>
          <w:delText xml:space="preserve">than by country-specific </w:delText>
        </w:r>
      </w:del>
      <w:r w:rsidR="00E17D6E" w:rsidRPr="002D18CA">
        <w:rPr>
          <w:lang w:val="en-US"/>
        </w:rPr>
        <w:t xml:space="preserve">epidemiological </w:t>
      </w:r>
      <w:del w:id="89" w:author="Timo Dahler" w:date="2021-02-03T12:38:00Z">
        <w:r w:rsidR="00E17D6E" w:rsidRPr="002D18CA" w:rsidDel="00D927AB">
          <w:rPr>
            <w:lang w:val="en-US"/>
          </w:rPr>
          <w:delText>policies and dynamics</w:delText>
        </w:r>
      </w:del>
      <w:ins w:id="90" w:author="Timo Dahler" w:date="2021-02-03T12:38:00Z">
        <w:r w:rsidR="00D927AB">
          <w:rPr>
            <w:lang w:val="en-US"/>
          </w:rPr>
          <w:t>factors</w:t>
        </w:r>
      </w:ins>
      <w:r w:rsidR="00E17D6E" w:rsidRPr="002D18CA">
        <w:rPr>
          <w:lang w:val="en-US"/>
        </w:rPr>
        <w:t xml:space="preserve">. </w:t>
      </w:r>
      <w:r w:rsidR="008D30CF" w:rsidRPr="002D18CA">
        <w:rPr>
          <w:lang w:val="en-US"/>
        </w:rPr>
        <w:t>This suggests, maybe surprisingly, that the severity of the pandemic</w:t>
      </w:r>
      <w:r w:rsidR="007F1C4C">
        <w:rPr>
          <w:lang w:val="en-US"/>
        </w:rPr>
        <w:t xml:space="preserve"> in terms of mortalities in a specific country</w:t>
      </w:r>
      <w:r w:rsidR="008D30CF" w:rsidRPr="002D18CA">
        <w:rPr>
          <w:lang w:val="en-US"/>
        </w:rPr>
        <w:t xml:space="preserve"> </w:t>
      </w:r>
      <w:r w:rsidR="007F1C4C">
        <w:rPr>
          <w:lang w:val="en-US"/>
        </w:rPr>
        <w:t>didn’t influence investors’ behavior very much, at least during peak COVID-19.</w:t>
      </w:r>
    </w:p>
    <w:p w14:paraId="0C5FCF47" w14:textId="26CDA041" w:rsidR="007F1C4C" w:rsidRDefault="008D30CF" w:rsidP="00DF62B7">
      <w:pPr>
        <w:rPr>
          <w:lang w:val="en-US"/>
        </w:rPr>
      </w:pPr>
      <w:r w:rsidRPr="002D18CA">
        <w:rPr>
          <w:lang w:val="en-US"/>
        </w:rPr>
        <w:lastRenderedPageBreak/>
        <w:t xml:space="preserve">Fifth, </w:t>
      </w:r>
      <w:r w:rsidR="007F1C4C">
        <w:rPr>
          <w:lang w:val="en-US"/>
        </w:rPr>
        <w:t xml:space="preserve">over the entire pandemic period </w:t>
      </w:r>
      <w:r w:rsidR="001E2491">
        <w:rPr>
          <w:lang w:val="en-US"/>
        </w:rPr>
        <w:t xml:space="preserve">the growth in total mortality rate is significantly positively related to CDS spread changes after taking the economic ramifications of lockdowns and the oil price decline into account. </w:t>
      </w:r>
      <w:ins w:id="91" w:author="Joshua Aizenman" w:date="2021-01-28T09:23:00Z">
        <w:r w:rsidR="005624C6" w:rsidRPr="005624C6">
          <w:rPr>
            <w:rFonts w:cs="Arial"/>
            <w:bCs/>
            <w:color w:val="222222"/>
            <w:rPrChange w:id="92" w:author="Joshua Aizenman" w:date="2021-01-28T09:23:00Z">
              <w:rPr>
                <w:rFonts w:cs="Arial"/>
                <w:b/>
                <w:bCs/>
                <w:color w:val="222222"/>
              </w:rPr>
            </w:rPrChange>
          </w:rPr>
          <w:t xml:space="preserve">This suggests that </w:t>
        </w:r>
      </w:ins>
      <w:ins w:id="93" w:author="Joshua Aizenman" w:date="2021-01-28T09:59:00Z">
        <w:r w:rsidR="0090504B">
          <w:rPr>
            <w:rFonts w:cs="Arial"/>
            <w:bCs/>
            <w:color w:val="222222"/>
            <w:lang w:val="en-US"/>
          </w:rPr>
          <w:t xml:space="preserve">higher </w:t>
        </w:r>
      </w:ins>
      <w:ins w:id="94" w:author="Joshua Aizenman" w:date="2021-01-28T10:02:00Z">
        <w:r w:rsidR="0090504B">
          <w:rPr>
            <w:rFonts w:cs="Arial"/>
            <w:bCs/>
            <w:color w:val="222222"/>
            <w:lang w:val="en-US"/>
          </w:rPr>
          <w:t>COVID</w:t>
        </w:r>
      </w:ins>
      <w:ins w:id="95" w:author="Timo Dahler" w:date="2021-02-03T12:41:00Z">
        <w:r w:rsidR="00D927AB">
          <w:rPr>
            <w:rFonts w:cs="Arial"/>
            <w:bCs/>
            <w:color w:val="222222"/>
            <w:lang w:val="en-US"/>
          </w:rPr>
          <w:t>-19</w:t>
        </w:r>
      </w:ins>
      <w:ins w:id="96" w:author="Joshua Aizenman" w:date="2021-01-28T10:02:00Z">
        <w:r w:rsidR="0090504B">
          <w:rPr>
            <w:rFonts w:cs="Arial"/>
            <w:bCs/>
            <w:color w:val="222222"/>
            <w:lang w:val="en-US"/>
          </w:rPr>
          <w:t xml:space="preserve"> mortality</w:t>
        </w:r>
      </w:ins>
      <w:ins w:id="97" w:author="Joshua Aizenman" w:date="2021-01-28T09:59:00Z">
        <w:r w:rsidR="0090504B">
          <w:rPr>
            <w:rFonts w:cs="Arial"/>
            <w:bCs/>
            <w:color w:val="222222"/>
            <w:lang w:val="en-US"/>
          </w:rPr>
          <w:t xml:space="preserve"> rate i</w:t>
        </w:r>
      </w:ins>
      <w:ins w:id="98" w:author="Joshua Aizenman" w:date="2021-01-28T10:01:00Z">
        <w:r w:rsidR="0090504B">
          <w:rPr>
            <w:rFonts w:cs="Arial"/>
            <w:bCs/>
            <w:color w:val="222222"/>
            <w:lang w:val="en-US"/>
          </w:rPr>
          <w:t xml:space="preserve">ncreases </w:t>
        </w:r>
        <w:del w:id="99" w:author="Timo Dahler" w:date="2021-02-03T12:42:00Z">
          <w:r w:rsidR="0090504B" w:rsidDel="00D2279C">
            <w:rPr>
              <w:rFonts w:cs="Arial"/>
              <w:bCs/>
              <w:color w:val="222222"/>
              <w:lang w:val="en-US"/>
            </w:rPr>
            <w:delText>that</w:delText>
          </w:r>
        </w:del>
      </w:ins>
      <w:ins w:id="100" w:author="Timo Dahler" w:date="2021-02-03T12:42:00Z">
        <w:r w:rsidR="00D2279C">
          <w:rPr>
            <w:rFonts w:cs="Arial"/>
            <w:bCs/>
            <w:color w:val="222222"/>
            <w:lang w:val="en-US"/>
          </w:rPr>
          <w:t>the</w:t>
        </w:r>
      </w:ins>
      <w:ins w:id="101" w:author="Joshua Aizenman" w:date="2021-01-28T10:01:00Z">
        <w:r w:rsidR="0090504B">
          <w:rPr>
            <w:rFonts w:cs="Arial"/>
            <w:bCs/>
            <w:color w:val="222222"/>
            <w:lang w:val="en-US"/>
          </w:rPr>
          <w:t xml:space="preserve"> odds of </w:t>
        </w:r>
      </w:ins>
      <w:ins w:id="102" w:author="Joshua Aizenman" w:date="2021-01-28T09:23:00Z">
        <w:del w:id="103" w:author="Timo Dahler" w:date="2021-02-03T12:42:00Z">
          <w:r w:rsidR="005624C6" w:rsidRPr="005624C6" w:rsidDel="00D2279C">
            <w:rPr>
              <w:rFonts w:cs="Arial"/>
              <w:bCs/>
              <w:color w:val="222222"/>
              <w:rPrChange w:id="104" w:author="Joshua Aizenman" w:date="2021-01-28T09:23:00Z">
                <w:rPr>
                  <w:rFonts w:cs="Arial"/>
                  <w:b/>
                  <w:bCs/>
                  <w:color w:val="222222"/>
                </w:rPr>
              </w:rPrChange>
            </w:rPr>
            <w:delText>a </w:delText>
          </w:r>
        </w:del>
        <w:r w:rsidR="005624C6" w:rsidRPr="005624C6">
          <w:rPr>
            <w:rFonts w:cs="Arial"/>
            <w:bCs/>
            <w:color w:val="222222"/>
            <w:shd w:val="clear" w:color="auto" w:fill="FFFFFF"/>
            <w:rPrChange w:id="105" w:author="Joshua Aizenman" w:date="2021-01-28T09:23:00Z">
              <w:rPr>
                <w:rFonts w:cs="Arial"/>
                <w:b/>
                <w:bCs/>
                <w:color w:val="222222"/>
                <w:shd w:val="clear" w:color="auto" w:fill="FFFFFF"/>
              </w:rPr>
            </w:rPrChange>
          </w:rPr>
          <w:t>more prolonged</w:t>
        </w:r>
      </w:ins>
      <w:ins w:id="106" w:author="Timo Dahler" w:date="2021-02-03T12:42:00Z">
        <w:r w:rsidR="00D2279C" w:rsidRPr="00D2279C">
          <w:rPr>
            <w:rFonts w:cs="Arial"/>
            <w:bCs/>
            <w:color w:val="222222"/>
            <w:shd w:val="clear" w:color="auto" w:fill="FFFFFF"/>
            <w:lang w:val="en-US"/>
            <w:rPrChange w:id="107" w:author="Timo Dahler" w:date="2021-02-03T12:42:00Z">
              <w:rPr>
                <w:rFonts w:cs="Arial"/>
                <w:bCs/>
                <w:color w:val="222222"/>
                <w:shd w:val="clear" w:color="auto" w:fill="FFFFFF"/>
                <w:lang w:val="de-CH"/>
              </w:rPr>
            </w:rPrChange>
          </w:rPr>
          <w:t xml:space="preserve"> </w:t>
        </w:r>
      </w:ins>
      <w:ins w:id="108" w:author="Joshua Aizenman" w:date="2021-01-28T09:23:00Z">
        <w:del w:id="109" w:author="Timo Dahler" w:date="2021-02-03T12:42:00Z">
          <w:r w:rsidR="005624C6" w:rsidRPr="005624C6" w:rsidDel="00D2279C">
            <w:rPr>
              <w:rFonts w:cs="Arial"/>
              <w:bCs/>
              <w:color w:val="222222"/>
              <w:shd w:val="clear" w:color="auto" w:fill="FFFFFF"/>
              <w:rPrChange w:id="110" w:author="Joshua Aizenman" w:date="2021-01-28T09:23:00Z">
                <w:rPr>
                  <w:rFonts w:cs="Arial"/>
                  <w:b/>
                  <w:bCs/>
                  <w:color w:val="222222"/>
                  <w:shd w:val="clear" w:color="auto" w:fill="FFFFFF"/>
                </w:rPr>
              </w:rPrChange>
            </w:rPr>
            <w:delText> </w:delText>
          </w:r>
        </w:del>
        <w:r w:rsidR="0090504B" w:rsidRPr="0090504B">
          <w:rPr>
            <w:rFonts w:cs="Arial"/>
            <w:bCs/>
            <w:color w:val="222222"/>
          </w:rPr>
          <w:t>lockdowns</w:t>
        </w:r>
        <w:r w:rsidR="005624C6" w:rsidRPr="005624C6">
          <w:rPr>
            <w:rFonts w:cs="Arial"/>
            <w:bCs/>
            <w:color w:val="222222"/>
            <w:rPrChange w:id="111" w:author="Joshua Aizenman" w:date="2021-01-28T09:23:00Z">
              <w:rPr>
                <w:rFonts w:cs="Arial"/>
                <w:b/>
                <w:bCs/>
                <w:color w:val="222222"/>
              </w:rPr>
            </w:rPrChange>
          </w:rPr>
          <w:t xml:space="preserve"> and a slower GDP growth recovery</w:t>
        </w:r>
      </w:ins>
      <w:ins w:id="112" w:author="Joshua Aizenman" w:date="2021-01-28T10:01:00Z">
        <w:r w:rsidR="0090504B">
          <w:rPr>
            <w:rFonts w:cs="Arial"/>
            <w:bCs/>
            <w:color w:val="222222"/>
            <w:lang w:val="en-US"/>
          </w:rPr>
          <w:t xml:space="preserve">, </w:t>
        </w:r>
      </w:ins>
      <w:ins w:id="113" w:author="Joshua Aizenman" w:date="2021-01-28T10:02:00Z">
        <w:r w:rsidR="0090504B">
          <w:rPr>
            <w:rFonts w:cs="Arial"/>
            <w:bCs/>
            <w:color w:val="222222"/>
            <w:lang w:val="en-US"/>
          </w:rPr>
          <w:t>increasing spreads</w:t>
        </w:r>
      </w:ins>
      <w:del w:id="114" w:author="Joshua Aizenman" w:date="2021-01-28T09:23:00Z">
        <w:r w:rsidR="001E2491" w:rsidDel="005624C6">
          <w:rPr>
            <w:lang w:val="en-US"/>
          </w:rPr>
          <w:delText xml:space="preserve">This suggests that investors </w:delText>
        </w:r>
        <w:r w:rsidR="007F1C4C" w:rsidDel="005624C6">
          <w:rPr>
            <w:lang w:val="en-US"/>
          </w:rPr>
          <w:delText>either anticipated</w:delText>
        </w:r>
        <w:r w:rsidR="001E2491" w:rsidDel="005624C6">
          <w:rPr>
            <w:lang w:val="en-US"/>
          </w:rPr>
          <w:delText xml:space="preserve"> a </w:delText>
        </w:r>
        <w:r w:rsidR="007F1C4C" w:rsidDel="005624C6">
          <w:rPr>
            <w:lang w:val="en-US"/>
          </w:rPr>
          <w:delText>continuation of</w:delText>
        </w:r>
        <w:r w:rsidR="001E2491" w:rsidDel="005624C6">
          <w:rPr>
            <w:lang w:val="en-US"/>
          </w:rPr>
          <w:delText xml:space="preserve"> lockdowns </w:delText>
        </w:r>
        <w:r w:rsidR="007F1C4C" w:rsidDel="005624C6">
          <w:rPr>
            <w:lang w:val="en-US"/>
          </w:rPr>
          <w:delText>for a prolonged period early on or that they expect negative longer-term consequences of the pandemic in terms of human capital stocks of countries</w:delText>
        </w:r>
      </w:del>
      <w:r w:rsidR="007F1C4C">
        <w:rPr>
          <w:lang w:val="en-US"/>
        </w:rPr>
        <w:t xml:space="preserve">. </w:t>
      </w:r>
    </w:p>
    <w:p w14:paraId="653953CD" w14:textId="6350CD8A" w:rsidR="001E2491" w:rsidRDefault="001E2491" w:rsidP="00DF62B7">
      <w:pPr>
        <w:rPr>
          <w:lang w:val="en-US"/>
        </w:rPr>
      </w:pPr>
    </w:p>
    <w:p w14:paraId="3B29FE4B" w14:textId="3C6D4AD4" w:rsidR="009A4C64" w:rsidRPr="002D18CA" w:rsidRDefault="008D30CF" w:rsidP="00DF62B7">
      <w:pPr>
        <w:rPr>
          <w:lang w:val="en-US"/>
        </w:rPr>
      </w:pPr>
      <w:r w:rsidRPr="002D18CA">
        <w:rPr>
          <w:lang w:val="en-US"/>
        </w:rPr>
        <w:t xml:space="preserve">The rest of the paper proceeds as follows: </w:t>
      </w:r>
      <w:r w:rsidR="001E2491">
        <w:rPr>
          <w:lang w:val="en-US"/>
        </w:rPr>
        <w:t xml:space="preserve">Section </w:t>
      </w:r>
      <w:r w:rsidR="001E2491">
        <w:rPr>
          <w:lang w:val="en-US"/>
        </w:rPr>
        <w:fldChar w:fldCharType="begin"/>
      </w:r>
      <w:r w:rsidR="001E2491">
        <w:rPr>
          <w:lang w:val="en-US"/>
        </w:rPr>
        <w:instrText xml:space="preserve"> REF _Ref62408429 \r \h </w:instrText>
      </w:r>
      <w:r w:rsidR="001E2491">
        <w:rPr>
          <w:lang w:val="en-US"/>
        </w:rPr>
      </w:r>
      <w:r w:rsidR="001E2491">
        <w:rPr>
          <w:lang w:val="en-US"/>
        </w:rPr>
        <w:fldChar w:fldCharType="separate"/>
      </w:r>
      <w:r w:rsidR="00874176">
        <w:rPr>
          <w:lang w:val="en-US"/>
        </w:rPr>
        <w:t>2</w:t>
      </w:r>
      <w:r w:rsidR="001E2491">
        <w:rPr>
          <w:lang w:val="en-US"/>
        </w:rPr>
        <w:fldChar w:fldCharType="end"/>
      </w:r>
      <w:r w:rsidR="001E2491">
        <w:rPr>
          <w:lang w:val="en-US"/>
        </w:rPr>
        <w:t xml:space="preserve"> </w:t>
      </w:r>
      <w:r w:rsidR="00105765" w:rsidRPr="002D18CA">
        <w:rPr>
          <w:lang w:val="en-US"/>
        </w:rPr>
        <w:t>reviews the literature</w:t>
      </w:r>
      <w:r w:rsidR="008A7D47">
        <w:rPr>
          <w:lang w:val="en-US"/>
        </w:rPr>
        <w:t xml:space="preserve">. Section </w:t>
      </w:r>
      <w:r w:rsidR="001E2491">
        <w:rPr>
          <w:lang w:val="en-US"/>
        </w:rPr>
        <w:fldChar w:fldCharType="begin"/>
      </w:r>
      <w:r w:rsidR="001E2491">
        <w:rPr>
          <w:lang w:val="en-US"/>
        </w:rPr>
        <w:instrText xml:space="preserve"> REF _Ref62408444 \r \h </w:instrText>
      </w:r>
      <w:r w:rsidR="001E2491">
        <w:rPr>
          <w:lang w:val="en-US"/>
        </w:rPr>
      </w:r>
      <w:r w:rsidR="001E2491">
        <w:rPr>
          <w:lang w:val="en-US"/>
        </w:rPr>
        <w:fldChar w:fldCharType="separate"/>
      </w:r>
      <w:r w:rsidR="00874176">
        <w:rPr>
          <w:lang w:val="en-US"/>
        </w:rPr>
        <w:t>3</w:t>
      </w:r>
      <w:r w:rsidR="001E2491">
        <w:rPr>
          <w:lang w:val="en-US"/>
        </w:rPr>
        <w:fldChar w:fldCharType="end"/>
      </w:r>
      <w:r w:rsidR="008A7D47">
        <w:rPr>
          <w:lang w:val="en-US"/>
        </w:rPr>
        <w:t xml:space="preserve"> s</w:t>
      </w:r>
      <w:r w:rsidR="00D000AB">
        <w:rPr>
          <w:lang w:val="en-US"/>
        </w:rPr>
        <w:t xml:space="preserve">ets the stage by presenting </w:t>
      </w:r>
      <w:r w:rsidR="00C010E1" w:rsidRPr="002D18CA">
        <w:rPr>
          <w:lang w:val="en-US"/>
        </w:rPr>
        <w:t>stylized facts about</w:t>
      </w:r>
      <w:r w:rsidR="001A0546" w:rsidRPr="002D18CA">
        <w:rPr>
          <w:lang w:val="en-US"/>
        </w:rPr>
        <w:t xml:space="preserve"> emerging markets</w:t>
      </w:r>
      <w:r w:rsidR="00985A65" w:rsidRPr="002D18CA">
        <w:rPr>
          <w:lang w:val="en-US"/>
        </w:rPr>
        <w:t xml:space="preserve"> </w:t>
      </w:r>
      <w:r w:rsidR="00C010E1" w:rsidRPr="002D18CA">
        <w:rPr>
          <w:lang w:val="en-US"/>
        </w:rPr>
        <w:t>during COVID-19</w:t>
      </w:r>
      <w:r w:rsidR="00D000AB">
        <w:rPr>
          <w:lang w:val="en-US"/>
        </w:rPr>
        <w:t xml:space="preserve">. </w:t>
      </w:r>
      <w:r w:rsidR="00985A65" w:rsidRPr="002D18CA">
        <w:rPr>
          <w:lang w:val="en-US"/>
        </w:rPr>
        <w:t xml:space="preserve">Section </w:t>
      </w:r>
      <w:r w:rsidR="00E628CD">
        <w:rPr>
          <w:lang w:val="en-US"/>
        </w:rPr>
        <w:fldChar w:fldCharType="begin"/>
      </w:r>
      <w:r w:rsidR="00E628CD">
        <w:rPr>
          <w:lang w:val="en-US"/>
        </w:rPr>
        <w:instrText xml:space="preserve"> REF _Ref62067317 \r \h </w:instrText>
      </w:r>
      <w:r w:rsidR="00E628CD">
        <w:rPr>
          <w:lang w:val="en-US"/>
        </w:rPr>
      </w:r>
      <w:r w:rsidR="00E628CD">
        <w:rPr>
          <w:lang w:val="en-US"/>
        </w:rPr>
        <w:fldChar w:fldCharType="separate"/>
      </w:r>
      <w:r w:rsidR="00874176">
        <w:rPr>
          <w:lang w:val="en-US"/>
        </w:rPr>
        <w:t>4</w:t>
      </w:r>
      <w:r w:rsidR="00E628CD">
        <w:rPr>
          <w:lang w:val="en-US"/>
        </w:rPr>
        <w:fldChar w:fldCharType="end"/>
      </w:r>
      <w:r w:rsidR="008A7D47">
        <w:rPr>
          <w:lang w:val="en-US"/>
        </w:rPr>
        <w:t xml:space="preserve"> contains the main analysis. </w:t>
      </w:r>
      <w:r w:rsidR="00D2279C">
        <w:rPr>
          <w:lang w:val="en-US"/>
        </w:rPr>
        <w:t xml:space="preserve">Its </w:t>
      </w:r>
      <w:r w:rsidR="00E628CD">
        <w:rPr>
          <w:lang w:val="en-US"/>
        </w:rPr>
        <w:t>sub</w:t>
      </w:r>
      <w:r w:rsidR="00D000AB">
        <w:rPr>
          <w:lang w:val="en-US"/>
        </w:rPr>
        <w:t>section</w:t>
      </w:r>
      <w:r w:rsidR="00E628CD">
        <w:rPr>
          <w:lang w:val="en-US"/>
        </w:rPr>
        <w:t>s</w:t>
      </w:r>
      <w:r w:rsidR="00D000AB">
        <w:rPr>
          <w:lang w:val="en-US"/>
        </w:rPr>
        <w:t xml:space="preserve"> provide</w:t>
      </w:r>
      <w:r w:rsidR="00C010E1" w:rsidRPr="002D18CA">
        <w:rPr>
          <w:lang w:val="en-US"/>
        </w:rPr>
        <w:t xml:space="preserve"> simple economic intuition </w:t>
      </w:r>
      <w:r w:rsidR="00E628CD">
        <w:rPr>
          <w:lang w:val="en-US"/>
        </w:rPr>
        <w:t>behind every mechanism that we test</w:t>
      </w:r>
      <w:r w:rsidR="00C010E1" w:rsidRPr="002D18CA">
        <w:rPr>
          <w:lang w:val="en-US"/>
        </w:rPr>
        <w:t xml:space="preserve"> </w:t>
      </w:r>
      <w:r w:rsidR="00E628CD">
        <w:rPr>
          <w:lang w:val="en-US"/>
        </w:rPr>
        <w:t>and then discuss</w:t>
      </w:r>
      <w:r w:rsidR="00C010E1" w:rsidRPr="002D18CA">
        <w:rPr>
          <w:lang w:val="en-US"/>
        </w:rPr>
        <w:t xml:space="preserve"> the results</w:t>
      </w:r>
      <w:r w:rsidR="00B51A42" w:rsidRPr="002D18CA">
        <w:rPr>
          <w:lang w:val="en-US"/>
        </w:rPr>
        <w:t xml:space="preserve">. </w:t>
      </w:r>
      <w:r w:rsidR="00B27C75" w:rsidRPr="002D18CA">
        <w:rPr>
          <w:lang w:val="en-US"/>
        </w:rPr>
        <w:t xml:space="preserve">Section </w:t>
      </w:r>
      <w:r w:rsidR="00E628CD">
        <w:rPr>
          <w:lang w:val="en-US"/>
        </w:rPr>
        <w:fldChar w:fldCharType="begin"/>
      </w:r>
      <w:r w:rsidR="00E628CD">
        <w:rPr>
          <w:lang w:val="en-US"/>
        </w:rPr>
        <w:instrText xml:space="preserve"> REF _Ref62408551 \r \h </w:instrText>
      </w:r>
      <w:r w:rsidR="00E628CD">
        <w:rPr>
          <w:lang w:val="en-US"/>
        </w:rPr>
      </w:r>
      <w:r w:rsidR="00E628CD">
        <w:rPr>
          <w:lang w:val="en-US"/>
        </w:rPr>
        <w:fldChar w:fldCharType="separate"/>
      </w:r>
      <w:r w:rsidR="00874176">
        <w:rPr>
          <w:lang w:val="en-US"/>
        </w:rPr>
        <w:t>5</w:t>
      </w:r>
      <w:r w:rsidR="00E628CD">
        <w:rPr>
          <w:lang w:val="en-US"/>
        </w:rPr>
        <w:fldChar w:fldCharType="end"/>
      </w:r>
      <w:r w:rsidR="00B27C75" w:rsidRPr="002D18CA">
        <w:rPr>
          <w:lang w:val="en-US"/>
        </w:rPr>
        <w:t xml:space="preserve"> concludes. </w:t>
      </w:r>
    </w:p>
    <w:p w14:paraId="4A3527AE" w14:textId="76246606" w:rsidR="00105765" w:rsidRPr="002D18CA" w:rsidRDefault="001A0546" w:rsidP="008A7D47">
      <w:pPr>
        <w:pStyle w:val="Heading1"/>
      </w:pPr>
      <w:bookmarkStart w:id="115" w:name="_Ref62408429"/>
      <w:bookmarkStart w:id="116" w:name="_Toc62486892"/>
      <w:r w:rsidRPr="002D18CA">
        <w:t>Related literature</w:t>
      </w:r>
      <w:bookmarkEnd w:id="115"/>
      <w:bookmarkEnd w:id="116"/>
    </w:p>
    <w:p w14:paraId="3EC9D14B" w14:textId="2B9253BB" w:rsidR="004E36C7" w:rsidRPr="002D18CA" w:rsidRDefault="00105765" w:rsidP="00DF62B7">
      <w:pPr>
        <w:rPr>
          <w:lang w:val="en-US"/>
        </w:rPr>
      </w:pPr>
      <w:r w:rsidRPr="002D18CA">
        <w:rPr>
          <w:lang w:val="en-US"/>
        </w:rPr>
        <w:t>There i</w:t>
      </w:r>
      <w:r w:rsidR="001A0546" w:rsidRPr="002D18CA">
        <w:rPr>
          <w:lang w:val="en-US"/>
        </w:rPr>
        <w:t xml:space="preserve">s an </w:t>
      </w:r>
      <w:r w:rsidRPr="002D18CA">
        <w:rPr>
          <w:lang w:val="en-US"/>
        </w:rPr>
        <w:t xml:space="preserve">ongoing </w:t>
      </w:r>
      <w:r w:rsidR="00220199" w:rsidRPr="002D18CA">
        <w:rPr>
          <w:lang w:val="en-US"/>
        </w:rPr>
        <w:t>debate</w:t>
      </w:r>
      <w:r w:rsidRPr="002D18CA">
        <w:rPr>
          <w:lang w:val="en-US"/>
        </w:rPr>
        <w:t xml:space="preserve"> </w:t>
      </w:r>
      <w:r w:rsidR="001A0546" w:rsidRPr="002D18CA">
        <w:rPr>
          <w:lang w:val="en-US"/>
        </w:rPr>
        <w:t>about the degree to which country-specific and global</w:t>
      </w:r>
      <w:r w:rsidR="0091351A">
        <w:rPr>
          <w:lang w:val="en-US"/>
        </w:rPr>
        <w:t>/regional</w:t>
      </w:r>
      <w:r w:rsidR="001A0546" w:rsidRPr="002D18CA">
        <w:rPr>
          <w:lang w:val="en-US"/>
        </w:rPr>
        <w:t xml:space="preserve"> factors are drivers of sovereign risk pricing</w:t>
      </w:r>
      <w:r w:rsidR="00220199" w:rsidRPr="002D18CA">
        <w:rPr>
          <w:lang w:val="en-US"/>
        </w:rPr>
        <w:t xml:space="preserve"> and </w:t>
      </w:r>
      <w:r w:rsidR="00584A00" w:rsidRPr="002D18CA">
        <w:rPr>
          <w:lang w:val="en-US"/>
        </w:rPr>
        <w:t xml:space="preserve">indeed </w:t>
      </w:r>
      <w:r w:rsidR="00220199" w:rsidRPr="002D18CA">
        <w:rPr>
          <w:lang w:val="en-US"/>
        </w:rPr>
        <w:t>local financial market conditions more broadly</w:t>
      </w:r>
      <w:r w:rsidR="001A0546" w:rsidRPr="002D18CA">
        <w:rPr>
          <w:lang w:val="en-US"/>
        </w:rPr>
        <w:t xml:space="preserve">. </w:t>
      </w:r>
      <w:r w:rsidR="00DF62B7">
        <w:rPr>
          <w:lang w:val="en-US"/>
        </w:rPr>
        <w:t>As</w:t>
      </w:r>
      <w:r w:rsidR="00A201B1" w:rsidRPr="002D18CA">
        <w:rPr>
          <w:lang w:val="en-US"/>
        </w:rPr>
        <w:t xml:space="preserve"> a</w:t>
      </w:r>
      <w:r w:rsidR="00962697" w:rsidRPr="002D18CA">
        <w:rPr>
          <w:lang w:val="en-US"/>
        </w:rPr>
        <w:t>n in-depth examination</w:t>
      </w:r>
      <w:r w:rsidR="00A201B1" w:rsidRPr="002D18CA">
        <w:rPr>
          <w:lang w:val="en-US"/>
        </w:rPr>
        <w:t xml:space="preserve"> of </w:t>
      </w:r>
      <w:r w:rsidR="00220199" w:rsidRPr="002D18CA">
        <w:rPr>
          <w:lang w:val="en-US"/>
        </w:rPr>
        <w:t>the existing literature</w:t>
      </w:r>
      <w:r w:rsidR="00A201B1" w:rsidRPr="002D18CA">
        <w:rPr>
          <w:lang w:val="en-US"/>
        </w:rPr>
        <w:t xml:space="preserve"> is beyond the scope of this paper, we refer readers to Augustin (2014) for </w:t>
      </w:r>
      <w:r w:rsidR="00962697" w:rsidRPr="002D18CA">
        <w:rPr>
          <w:lang w:val="en-US"/>
        </w:rPr>
        <w:t>a detailed review of</w:t>
      </w:r>
      <w:r w:rsidR="00A201B1" w:rsidRPr="002D18CA">
        <w:rPr>
          <w:lang w:val="en-US"/>
        </w:rPr>
        <w:t xml:space="preserve"> </w:t>
      </w:r>
      <w:r w:rsidR="00DF62B7">
        <w:rPr>
          <w:lang w:val="en-US"/>
        </w:rPr>
        <w:t>existing</w:t>
      </w:r>
      <w:r w:rsidR="00A201B1" w:rsidRPr="002D18CA">
        <w:rPr>
          <w:lang w:val="en-US"/>
        </w:rPr>
        <w:t xml:space="preserve"> studies</w:t>
      </w:r>
      <w:r w:rsidR="00962697" w:rsidRPr="002D18CA">
        <w:rPr>
          <w:lang w:val="en-US"/>
        </w:rPr>
        <w:t xml:space="preserve"> and only sketch the main research avenues. </w:t>
      </w:r>
      <w:r w:rsidR="001A0546" w:rsidRPr="002D18CA">
        <w:rPr>
          <w:lang w:val="en-US"/>
        </w:rPr>
        <w:t>Generally speaking, there are two camps</w:t>
      </w:r>
      <w:r w:rsidR="004E36C7" w:rsidRPr="002D18CA">
        <w:rPr>
          <w:lang w:val="en-US"/>
        </w:rPr>
        <w:t xml:space="preserve"> on opposite sides of the spectrum</w:t>
      </w:r>
      <w:r w:rsidR="001A0546" w:rsidRPr="002D18CA">
        <w:rPr>
          <w:lang w:val="en-US"/>
        </w:rPr>
        <w:t>. One camp proposes a bottom-up logic</w:t>
      </w:r>
      <w:ins w:id="117" w:author="Timo Dahler" w:date="2021-02-03T12:46:00Z">
        <w:r w:rsidR="00D2279C">
          <w:rPr>
            <w:lang w:val="en-US"/>
          </w:rPr>
          <w:t xml:space="preserve">, arguing </w:t>
        </w:r>
      </w:ins>
      <w:del w:id="118" w:author="Timo Dahler" w:date="2021-02-03T12:46:00Z">
        <w:r w:rsidR="004E36C7" w:rsidRPr="002D18CA" w:rsidDel="00D2279C">
          <w:rPr>
            <w:lang w:val="en-US"/>
          </w:rPr>
          <w:delText xml:space="preserve"> and argues</w:delText>
        </w:r>
        <w:r w:rsidR="001A0546" w:rsidRPr="002D18CA" w:rsidDel="00D2279C">
          <w:rPr>
            <w:lang w:val="en-US"/>
          </w:rPr>
          <w:delText xml:space="preserve"> </w:delText>
        </w:r>
      </w:del>
      <w:r w:rsidR="001A0546" w:rsidRPr="002D18CA">
        <w:rPr>
          <w:lang w:val="en-US"/>
        </w:rPr>
        <w:t xml:space="preserve">that sovereign </w:t>
      </w:r>
      <w:r w:rsidR="002474FD">
        <w:rPr>
          <w:lang w:val="en-US"/>
        </w:rPr>
        <w:t>risk</w:t>
      </w:r>
      <w:r w:rsidR="001A0546" w:rsidRPr="002D18CA">
        <w:rPr>
          <w:lang w:val="en-US"/>
        </w:rPr>
        <w:t xml:space="preserve"> pricing </w:t>
      </w:r>
      <w:r w:rsidR="00A201B1" w:rsidRPr="002D18CA">
        <w:rPr>
          <w:lang w:val="en-US"/>
        </w:rPr>
        <w:t>is primarily a function of a country’s fundamentals</w:t>
      </w:r>
      <w:r w:rsidR="00962697" w:rsidRPr="002D18CA">
        <w:rPr>
          <w:lang w:val="en-US"/>
        </w:rPr>
        <w:t xml:space="preserve"> such as a fiscal space</w:t>
      </w:r>
      <w:r w:rsidR="00DF62B7">
        <w:rPr>
          <w:lang w:val="en-US"/>
        </w:rPr>
        <w:t>, sovereign debt levels</w:t>
      </w:r>
      <w:ins w:id="119" w:author="Timo Dahler" w:date="2021-02-03T12:46:00Z">
        <w:r w:rsidR="00D2279C">
          <w:rPr>
            <w:lang w:val="en-US"/>
          </w:rPr>
          <w:t>,</w:t>
        </w:r>
      </w:ins>
      <w:r w:rsidR="00DF62B7">
        <w:rPr>
          <w:lang w:val="en-US"/>
        </w:rPr>
        <w:t xml:space="preserve"> and</w:t>
      </w:r>
      <w:r w:rsidR="00962697" w:rsidRPr="002D18CA">
        <w:rPr>
          <w:lang w:val="en-US"/>
        </w:rPr>
        <w:t xml:space="preserve"> local economic conditions</w:t>
      </w:r>
      <w:r w:rsidR="00A201B1" w:rsidRPr="002D18CA">
        <w:rPr>
          <w:lang w:val="en-US"/>
        </w:rPr>
        <w:t>.</w:t>
      </w:r>
      <w:r w:rsidR="00962697" w:rsidRPr="002D18CA">
        <w:rPr>
          <w:lang w:val="en-US"/>
        </w:rPr>
        <w:t xml:space="preserve"> </w:t>
      </w:r>
      <w:r w:rsidR="00220199" w:rsidRPr="002D18CA">
        <w:rPr>
          <w:lang w:val="en-US"/>
        </w:rPr>
        <w:t xml:space="preserve">In contrast, the other camp argues that country fundamentals </w:t>
      </w:r>
      <w:r w:rsidR="00DF62B7">
        <w:rPr>
          <w:lang w:val="en-US"/>
        </w:rPr>
        <w:t xml:space="preserve">are </w:t>
      </w:r>
      <w:r w:rsidR="002474FD">
        <w:rPr>
          <w:lang w:val="en-US"/>
        </w:rPr>
        <w:t xml:space="preserve">largely </w:t>
      </w:r>
      <w:r w:rsidR="00220199" w:rsidRPr="002D18CA">
        <w:rPr>
          <w:lang w:val="en-US"/>
        </w:rPr>
        <w:t xml:space="preserve">negligible and </w:t>
      </w:r>
      <w:r w:rsidR="00DF62B7">
        <w:rPr>
          <w:lang w:val="en-US"/>
        </w:rPr>
        <w:t xml:space="preserve">instead </w:t>
      </w:r>
      <w:r w:rsidR="00220199" w:rsidRPr="002D18CA">
        <w:rPr>
          <w:lang w:val="en-US"/>
        </w:rPr>
        <w:t xml:space="preserve">stresses the </w:t>
      </w:r>
      <w:r w:rsidR="00DF62B7" w:rsidRPr="002D18CA">
        <w:rPr>
          <w:lang w:val="en-US"/>
        </w:rPr>
        <w:t>significance</w:t>
      </w:r>
      <w:r w:rsidR="00220199" w:rsidRPr="002D18CA">
        <w:rPr>
          <w:lang w:val="en-US"/>
        </w:rPr>
        <w:t xml:space="preserve"> of global</w:t>
      </w:r>
      <w:r w:rsidR="00DF62B7">
        <w:rPr>
          <w:lang w:val="en-US"/>
        </w:rPr>
        <w:t>/regional</w:t>
      </w:r>
      <w:r w:rsidR="00220199" w:rsidRPr="002D18CA">
        <w:rPr>
          <w:lang w:val="en-US"/>
        </w:rPr>
        <w:t xml:space="preserve"> factors in explaining sovereign </w:t>
      </w:r>
      <w:r w:rsidR="002474FD">
        <w:rPr>
          <w:lang w:val="en-US"/>
        </w:rPr>
        <w:t>risk</w:t>
      </w:r>
      <w:r w:rsidR="00220199" w:rsidRPr="002D18CA">
        <w:rPr>
          <w:lang w:val="en-US"/>
        </w:rPr>
        <w:t xml:space="preserve"> pricing. Below, we first </w:t>
      </w:r>
      <w:r w:rsidR="00DF62B7">
        <w:rPr>
          <w:lang w:val="en-US"/>
        </w:rPr>
        <w:t>present</w:t>
      </w:r>
      <w:r w:rsidR="00220199" w:rsidRPr="002D18CA">
        <w:rPr>
          <w:lang w:val="en-US"/>
        </w:rPr>
        <w:t xml:space="preserve"> </w:t>
      </w:r>
      <w:r w:rsidR="00230B04" w:rsidRPr="002D18CA">
        <w:rPr>
          <w:lang w:val="en-US"/>
        </w:rPr>
        <w:t>a selection of</w:t>
      </w:r>
      <w:r w:rsidR="00220199" w:rsidRPr="002D18CA">
        <w:rPr>
          <w:lang w:val="en-US"/>
        </w:rPr>
        <w:t xml:space="preserve"> studies </w:t>
      </w:r>
      <w:del w:id="120" w:author="Timo Dahler" w:date="2021-02-03T12:49:00Z">
        <w:r w:rsidR="00220199" w:rsidRPr="002D18CA" w:rsidDel="00D2279C">
          <w:rPr>
            <w:lang w:val="en-US"/>
          </w:rPr>
          <w:delText xml:space="preserve">which provide evidence for </w:delText>
        </w:r>
        <w:r w:rsidR="00BD5C1B" w:rsidRPr="002D18CA" w:rsidDel="00D2279C">
          <w:rPr>
            <w:lang w:val="en-US"/>
          </w:rPr>
          <w:delText xml:space="preserve">both </w:delText>
        </w:r>
        <w:r w:rsidR="00DF62B7" w:rsidDel="00D2279C">
          <w:rPr>
            <w:lang w:val="en-US"/>
          </w:rPr>
          <w:delText xml:space="preserve">of the two </w:delText>
        </w:r>
        <w:r w:rsidR="00BD5C1B" w:rsidRPr="002D18CA" w:rsidDel="00D2279C">
          <w:rPr>
            <w:lang w:val="en-US"/>
          </w:rPr>
          <w:delText>camps</w:delText>
        </w:r>
        <w:r w:rsidR="00DF62B7" w:rsidDel="00D2279C">
          <w:rPr>
            <w:lang w:val="en-US"/>
          </w:rPr>
          <w:delText>’ propositions</w:delText>
        </w:r>
      </w:del>
      <w:ins w:id="121" w:author="Timo Dahler" w:date="2021-02-03T12:49:00Z">
        <w:r w:rsidR="00D2279C">
          <w:rPr>
            <w:lang w:val="en-US"/>
          </w:rPr>
          <w:t>from either camp</w:t>
        </w:r>
      </w:ins>
      <w:r w:rsidR="00220199" w:rsidRPr="002D18CA">
        <w:rPr>
          <w:lang w:val="en-US"/>
        </w:rPr>
        <w:t xml:space="preserve">. </w:t>
      </w:r>
      <w:r w:rsidR="004E36C7" w:rsidRPr="002D18CA">
        <w:rPr>
          <w:lang w:val="en-US"/>
        </w:rPr>
        <w:t>Then</w:t>
      </w:r>
      <w:r w:rsidR="00220199" w:rsidRPr="002D18CA">
        <w:rPr>
          <w:lang w:val="en-US"/>
        </w:rPr>
        <w:t xml:space="preserve">, we </w:t>
      </w:r>
      <w:r w:rsidR="002F79FE" w:rsidRPr="002D18CA">
        <w:rPr>
          <w:lang w:val="en-US"/>
        </w:rPr>
        <w:t>present</w:t>
      </w:r>
      <w:r w:rsidR="00220199" w:rsidRPr="002D18CA">
        <w:rPr>
          <w:lang w:val="en-US"/>
        </w:rPr>
        <w:t xml:space="preserve"> </w:t>
      </w:r>
      <w:r w:rsidR="00722521">
        <w:rPr>
          <w:lang w:val="en-US"/>
        </w:rPr>
        <w:t xml:space="preserve">synthesizing </w:t>
      </w:r>
      <w:r w:rsidR="00220199" w:rsidRPr="002D18CA">
        <w:rPr>
          <w:lang w:val="en-US"/>
        </w:rPr>
        <w:t xml:space="preserve">studies </w:t>
      </w:r>
      <w:r w:rsidR="00230B04" w:rsidRPr="002D18CA">
        <w:rPr>
          <w:lang w:val="en-US"/>
        </w:rPr>
        <w:t>which</w:t>
      </w:r>
      <w:r w:rsidR="00220199" w:rsidRPr="002D18CA">
        <w:rPr>
          <w:lang w:val="en-US"/>
        </w:rPr>
        <w:t xml:space="preserve"> </w:t>
      </w:r>
      <w:r w:rsidR="002F79FE" w:rsidRPr="002D18CA">
        <w:rPr>
          <w:lang w:val="en-US"/>
        </w:rPr>
        <w:t>provide evidence</w:t>
      </w:r>
      <w:r w:rsidR="00220199" w:rsidRPr="002D18CA">
        <w:rPr>
          <w:lang w:val="en-US"/>
        </w:rPr>
        <w:t xml:space="preserve"> that </w:t>
      </w:r>
      <w:r w:rsidR="002474FD">
        <w:rPr>
          <w:lang w:val="en-US"/>
        </w:rPr>
        <w:t xml:space="preserve">suggests that </w:t>
      </w:r>
      <w:r w:rsidR="00220199" w:rsidRPr="002D18CA">
        <w:rPr>
          <w:lang w:val="en-US"/>
        </w:rPr>
        <w:t xml:space="preserve">determinants of sovereign </w:t>
      </w:r>
      <w:r w:rsidR="002474FD">
        <w:rPr>
          <w:lang w:val="en-US"/>
        </w:rPr>
        <w:t>risk</w:t>
      </w:r>
      <w:r w:rsidR="00220199" w:rsidRPr="002D18CA">
        <w:rPr>
          <w:lang w:val="en-US"/>
        </w:rPr>
        <w:t xml:space="preserve"> pricing </w:t>
      </w:r>
      <w:r w:rsidR="00230B04" w:rsidRPr="002D18CA">
        <w:rPr>
          <w:lang w:val="en-US"/>
        </w:rPr>
        <w:t>are</w:t>
      </w:r>
      <w:r w:rsidR="00220199" w:rsidRPr="002D18CA">
        <w:rPr>
          <w:lang w:val="en-US"/>
        </w:rPr>
        <w:t xml:space="preserve"> time-varying</w:t>
      </w:r>
      <w:r w:rsidR="00722521">
        <w:rPr>
          <w:lang w:val="en-US"/>
        </w:rPr>
        <w:t xml:space="preserve">. That is, </w:t>
      </w:r>
      <w:del w:id="122" w:author="Timo Dahler" w:date="2021-02-03T12:50:00Z">
        <w:r w:rsidR="00722521" w:rsidDel="00D2279C">
          <w:rPr>
            <w:lang w:val="en-US"/>
          </w:rPr>
          <w:delText xml:space="preserve">these studies provide evidence that </w:delText>
        </w:r>
      </w:del>
      <w:r w:rsidR="00722521">
        <w:rPr>
          <w:lang w:val="en-US"/>
        </w:rPr>
        <w:t>regional/global and country-specific factors both drive spreads but to degrees which change over time.</w:t>
      </w:r>
      <w:r w:rsidR="002F79FE" w:rsidRPr="002D18CA">
        <w:rPr>
          <w:lang w:val="en-US"/>
        </w:rPr>
        <w:t xml:space="preserve"> Based o</w:t>
      </w:r>
      <w:r w:rsidR="00722521">
        <w:rPr>
          <w:lang w:val="en-US"/>
        </w:rPr>
        <w:t xml:space="preserve">n </w:t>
      </w:r>
      <w:del w:id="123" w:author="Timo Dahler" w:date="2021-02-03T12:50:00Z">
        <w:r w:rsidR="00722521" w:rsidDel="00D2279C">
          <w:rPr>
            <w:lang w:val="en-US"/>
          </w:rPr>
          <w:delText>these previous studies</w:delText>
        </w:r>
      </w:del>
      <w:ins w:id="124" w:author="Timo Dahler" w:date="2021-02-03T12:50:00Z">
        <w:r w:rsidR="00D2279C">
          <w:rPr>
            <w:lang w:val="en-US"/>
          </w:rPr>
          <w:t>these findings</w:t>
        </w:r>
      </w:ins>
      <w:r w:rsidR="002F79FE" w:rsidRPr="002D18CA">
        <w:rPr>
          <w:lang w:val="en-US"/>
        </w:rPr>
        <w:t xml:space="preserve">, we develop </w:t>
      </w:r>
      <w:r w:rsidR="004E36C7" w:rsidRPr="00DF62B7">
        <w:rPr>
          <w:lang w:val="en-US"/>
        </w:rPr>
        <w:t>simple economic intuitions to explain the mechanisms that we test</w:t>
      </w:r>
      <w:r w:rsidR="002F79FE" w:rsidRPr="00DF62B7">
        <w:rPr>
          <w:lang w:val="en-US"/>
        </w:rPr>
        <w:t xml:space="preserve"> </w:t>
      </w:r>
      <w:r w:rsidR="00065EBB" w:rsidRPr="00DF62B7">
        <w:rPr>
          <w:lang w:val="en-US"/>
        </w:rPr>
        <w:t xml:space="preserve">in the main analysis </w:t>
      </w:r>
      <w:r w:rsidR="00722521">
        <w:rPr>
          <w:lang w:val="en-US"/>
        </w:rPr>
        <w:t xml:space="preserve">of this </w:t>
      </w:r>
      <w:r w:rsidR="002F79FE" w:rsidRPr="00DF62B7">
        <w:rPr>
          <w:lang w:val="en-US"/>
        </w:rPr>
        <w:t>paper.</w:t>
      </w:r>
      <w:r w:rsidR="002F79FE" w:rsidRPr="002D18CA">
        <w:rPr>
          <w:sz w:val="22"/>
          <w:szCs w:val="22"/>
          <w:lang w:val="en-US"/>
        </w:rPr>
        <w:t xml:space="preserve"> </w:t>
      </w:r>
    </w:p>
    <w:p w14:paraId="727B1D4D" w14:textId="47DC8400" w:rsidR="00220199" w:rsidRPr="002D18CA" w:rsidRDefault="00A63D9C" w:rsidP="008A7D47">
      <w:pPr>
        <w:pStyle w:val="Heading2"/>
      </w:pPr>
      <w:bookmarkStart w:id="125" w:name="_Toc62486893"/>
      <w:r w:rsidRPr="002D18CA">
        <w:t>Literature on c</w:t>
      </w:r>
      <w:r w:rsidR="00230B04" w:rsidRPr="002D18CA">
        <w:t xml:space="preserve">ountry-specific drivers of </w:t>
      </w:r>
      <w:del w:id="126" w:author="Timo Dahler" w:date="2021-02-03T12:44:00Z">
        <w:r w:rsidR="00230B04" w:rsidRPr="002D18CA" w:rsidDel="00D2279C">
          <w:delText>sovereign debt pricing</w:delText>
        </w:r>
      </w:del>
      <w:bookmarkEnd w:id="125"/>
      <w:ins w:id="127" w:author="Timo Dahler" w:date="2021-02-03T12:44:00Z">
        <w:r w:rsidR="00D2279C">
          <w:t>sovereign risk pricing</w:t>
        </w:r>
      </w:ins>
    </w:p>
    <w:p w14:paraId="3C041E10" w14:textId="372C3DC5" w:rsidR="00BD5C1B" w:rsidRDefault="00BD5C1B" w:rsidP="00722521">
      <w:pPr>
        <w:rPr>
          <w:lang w:val="en-US"/>
        </w:rPr>
      </w:pPr>
      <w:r w:rsidRPr="002D18CA">
        <w:rPr>
          <w:lang w:val="en-US"/>
        </w:rPr>
        <w:t xml:space="preserve">Covering the </w:t>
      </w:r>
      <w:del w:id="128" w:author="Timo Dahler" w:date="2021-02-03T12:51:00Z">
        <w:r w:rsidRPr="002D18CA" w:rsidDel="00D2279C">
          <w:rPr>
            <w:lang w:val="en-US"/>
          </w:rPr>
          <w:delText xml:space="preserve">so-called </w:delText>
        </w:r>
      </w:del>
      <w:r w:rsidRPr="002D18CA">
        <w:rPr>
          <w:lang w:val="en-US"/>
        </w:rPr>
        <w:t xml:space="preserve">taper-tantrum episode of 2013 and seven other episodes of severe financial turmoil since the mid-1990s, Ahmed et al. (2017) </w:t>
      </w:r>
      <w:proofErr w:type="gramStart"/>
      <w:r w:rsidR="00722521" w:rsidRPr="002D18CA">
        <w:rPr>
          <w:lang w:val="en-US"/>
        </w:rPr>
        <w:t>assess</w:t>
      </w:r>
      <w:proofErr w:type="gramEnd"/>
      <w:del w:id="129" w:author="Timo Dahler" w:date="2021-02-03T12:51:00Z">
        <w:r w:rsidR="00722521" w:rsidRPr="002D18CA" w:rsidDel="00D2279C">
          <w:rPr>
            <w:lang w:val="en-US"/>
          </w:rPr>
          <w:delText>es</w:delText>
        </w:r>
      </w:del>
      <w:r w:rsidRPr="002D18CA">
        <w:rPr>
          <w:lang w:val="en-US"/>
        </w:rPr>
        <w:t xml:space="preserve"> the importance of country fundamentals in the transmission of international shocks to financial markets in emerging </w:t>
      </w:r>
      <w:r w:rsidR="002474FD">
        <w:rPr>
          <w:lang w:val="en-US"/>
        </w:rPr>
        <w:t>markets</w:t>
      </w:r>
      <w:r w:rsidRPr="002D18CA">
        <w:rPr>
          <w:lang w:val="en-US"/>
        </w:rPr>
        <w:t xml:space="preserve">. </w:t>
      </w:r>
      <w:del w:id="130" w:author="Timo Dahler" w:date="2021-02-03T12:52:00Z">
        <w:r w:rsidRPr="002D18CA" w:rsidDel="00674B0C">
          <w:rPr>
            <w:lang w:val="en-US"/>
          </w:rPr>
          <w:delText>Cross-country regressions lead them to the following results:</w:delText>
        </w:r>
      </w:del>
      <w:ins w:id="131" w:author="Timo Dahler" w:date="2021-02-03T12:52:00Z">
        <w:r w:rsidR="00674B0C">
          <w:rPr>
            <w:lang w:val="en-US"/>
          </w:rPr>
          <w:t>They find that</w:t>
        </w:r>
      </w:ins>
      <w:r w:rsidRPr="002D18CA">
        <w:rPr>
          <w:lang w:val="en-US"/>
        </w:rPr>
        <w:t xml:space="preserve"> 1) Emerging markets with relatively better economic fundamentals suffered less deterioration in financial market</w:t>
      </w:r>
      <w:r w:rsidR="00722521">
        <w:rPr>
          <w:lang w:val="en-US"/>
        </w:rPr>
        <w:t xml:space="preserve"> conditions</w:t>
      </w:r>
      <w:r w:rsidRPr="002D18CA">
        <w:rPr>
          <w:lang w:val="en-US"/>
        </w:rPr>
        <w:t xml:space="preserve"> during the 2013 </w:t>
      </w:r>
      <w:del w:id="132" w:author="Timo Dahler" w:date="2021-02-03T12:52:00Z">
        <w:r w:rsidRPr="002D18CA" w:rsidDel="00674B0C">
          <w:rPr>
            <w:lang w:val="en-US"/>
          </w:rPr>
          <w:delText xml:space="preserve">taper-tantrum </w:delText>
        </w:r>
      </w:del>
      <w:r w:rsidRPr="002D18CA">
        <w:rPr>
          <w:lang w:val="en-US"/>
        </w:rPr>
        <w:t xml:space="preserve">episode. 2) Differentiation among emerging markets set in relatively early and persisted through this episode. 3) During the taper tantrum, while controlling for </w:t>
      </w:r>
      <w:del w:id="133" w:author="Timo Dahler" w:date="2021-02-03T12:53:00Z">
        <w:r w:rsidRPr="002D18CA" w:rsidDel="00674B0C">
          <w:rPr>
            <w:lang w:val="en-US"/>
          </w:rPr>
          <w:delText xml:space="preserve">emerging markets’ </w:delText>
        </w:r>
      </w:del>
      <w:r w:rsidRPr="002D18CA">
        <w:rPr>
          <w:lang w:val="en-US"/>
        </w:rPr>
        <w:t xml:space="preserve">economic fundamentals, financial </w:t>
      </w:r>
      <w:r w:rsidR="00BC0FE7">
        <w:rPr>
          <w:lang w:val="en-US"/>
        </w:rPr>
        <w:t xml:space="preserve">market </w:t>
      </w:r>
      <w:r w:rsidRPr="002D18CA">
        <w:rPr>
          <w:lang w:val="en-US"/>
        </w:rPr>
        <w:t xml:space="preserve">conditions also deteriorated more in those </w:t>
      </w:r>
      <w:del w:id="134" w:author="Timo Dahler" w:date="2021-02-03T12:54:00Z">
        <w:r w:rsidRPr="002D18CA" w:rsidDel="00674B0C">
          <w:rPr>
            <w:lang w:val="en-US"/>
          </w:rPr>
          <w:delText xml:space="preserve">countries </w:delText>
        </w:r>
      </w:del>
      <w:ins w:id="135" w:author="Timo Dahler" w:date="2021-02-03T12:54:00Z">
        <w:r w:rsidR="00674B0C">
          <w:rPr>
            <w:lang w:val="en-US"/>
          </w:rPr>
          <w:t>emerging markets</w:t>
        </w:r>
        <w:r w:rsidR="00674B0C" w:rsidRPr="002D18CA">
          <w:rPr>
            <w:lang w:val="en-US"/>
          </w:rPr>
          <w:t xml:space="preserve"> </w:t>
        </w:r>
      </w:ins>
      <w:r w:rsidRPr="002D18CA">
        <w:rPr>
          <w:lang w:val="en-US"/>
        </w:rPr>
        <w:t xml:space="preserve">that had </w:t>
      </w:r>
      <w:r w:rsidR="00065EBB" w:rsidRPr="002D18CA">
        <w:rPr>
          <w:lang w:val="en-US"/>
        </w:rPr>
        <w:t>previously</w:t>
      </w:r>
      <w:r w:rsidRPr="002D18CA">
        <w:rPr>
          <w:lang w:val="en-US"/>
        </w:rPr>
        <w:t xml:space="preserve"> experienced larger private capital inflows and greater exchange rate appreciation. 4) During emerging market crises of the 1990s and early 2000s, they find little evidence of investor differentiation across emerging markets being explained by differences in </w:t>
      </w:r>
      <w:del w:id="136" w:author="Timo Dahler" w:date="2021-02-03T12:54:00Z">
        <w:r w:rsidRPr="002D18CA" w:rsidDel="00674B0C">
          <w:rPr>
            <w:lang w:val="en-US"/>
          </w:rPr>
          <w:delText xml:space="preserve">their </w:delText>
        </w:r>
      </w:del>
      <w:ins w:id="137" w:author="Timo Dahler" w:date="2021-02-03T12:54:00Z">
        <w:r w:rsidR="00674B0C">
          <w:rPr>
            <w:lang w:val="en-US"/>
          </w:rPr>
          <w:t>their</w:t>
        </w:r>
        <w:r w:rsidR="00674B0C" w:rsidRPr="002D18CA">
          <w:rPr>
            <w:lang w:val="en-US"/>
          </w:rPr>
          <w:t xml:space="preserve"> </w:t>
        </w:r>
      </w:ins>
      <w:r w:rsidRPr="002D18CA">
        <w:rPr>
          <w:lang w:val="en-US"/>
        </w:rPr>
        <w:t xml:space="preserve">relative vulnerabilities. 5) </w:t>
      </w:r>
      <w:r w:rsidR="002474FD">
        <w:rPr>
          <w:lang w:val="en-US"/>
        </w:rPr>
        <w:t>D</w:t>
      </w:r>
      <w:r w:rsidRPr="002D18CA">
        <w:rPr>
          <w:lang w:val="en-US"/>
        </w:rPr>
        <w:t xml:space="preserve">ifferentiation </w:t>
      </w:r>
      <w:del w:id="138" w:author="Timo Dahler" w:date="2021-02-03T12:55:00Z">
        <w:r w:rsidRPr="002D18CA" w:rsidDel="00674B0C">
          <w:rPr>
            <w:lang w:val="en-US"/>
          </w:rPr>
          <w:delText xml:space="preserve">across </w:delText>
        </w:r>
        <w:r w:rsidR="00065EBB" w:rsidRPr="002D18CA" w:rsidDel="00674B0C">
          <w:rPr>
            <w:lang w:val="en-US"/>
          </w:rPr>
          <w:delText>emerging markets</w:delText>
        </w:r>
        <w:r w:rsidRPr="002D18CA" w:rsidDel="00674B0C">
          <w:rPr>
            <w:lang w:val="en-US"/>
          </w:rPr>
          <w:delText xml:space="preserve"> based on fundamentals </w:delText>
        </w:r>
      </w:del>
      <w:r w:rsidRPr="002D18CA">
        <w:rPr>
          <w:lang w:val="en-US"/>
        </w:rPr>
        <w:t xml:space="preserve">does not appear to be unique to the 2013 episode; it also occurred during the global financial crisis of 2008 and, subsequently, during financial stress episodes related to the European sovereign </w:t>
      </w:r>
      <w:r w:rsidR="00065EBB" w:rsidRPr="002D18CA">
        <w:rPr>
          <w:lang w:val="en-US"/>
        </w:rPr>
        <w:t xml:space="preserve">debt </w:t>
      </w:r>
      <w:r w:rsidRPr="002D18CA">
        <w:rPr>
          <w:lang w:val="en-US"/>
        </w:rPr>
        <w:t xml:space="preserve">crisis in 2011 and China’s financial market </w:t>
      </w:r>
      <w:r w:rsidR="00065EBB" w:rsidRPr="002D18CA">
        <w:rPr>
          <w:lang w:val="en-US"/>
        </w:rPr>
        <w:t>turmoil</w:t>
      </w:r>
      <w:r w:rsidRPr="002D18CA">
        <w:rPr>
          <w:lang w:val="en-US"/>
        </w:rPr>
        <w:t xml:space="preserve"> in 2015. </w:t>
      </w:r>
    </w:p>
    <w:p w14:paraId="3DC8D4A8" w14:textId="77777777" w:rsidR="00BC0FE7" w:rsidRPr="002D18CA" w:rsidRDefault="00BC0FE7" w:rsidP="00722521">
      <w:pPr>
        <w:rPr>
          <w:lang w:val="en-US"/>
        </w:rPr>
      </w:pPr>
    </w:p>
    <w:p w14:paraId="6DD236D9" w14:textId="54FD7525" w:rsidR="00230B04" w:rsidRPr="002D18CA" w:rsidRDefault="00BC0FE7" w:rsidP="00722521">
      <w:pPr>
        <w:rPr>
          <w:lang w:val="en-US"/>
        </w:rPr>
      </w:pPr>
      <w:r>
        <w:rPr>
          <w:lang w:val="en-US"/>
        </w:rPr>
        <w:lastRenderedPageBreak/>
        <w:t xml:space="preserve">Taking a more focused approach, </w:t>
      </w:r>
      <w:r w:rsidR="00BD5C1B" w:rsidRPr="002D18CA">
        <w:rPr>
          <w:lang w:val="en-US"/>
        </w:rPr>
        <w:t xml:space="preserve">Kocsis &amp; </w:t>
      </w:r>
      <w:proofErr w:type="spellStart"/>
      <w:r w:rsidR="00BD5C1B" w:rsidRPr="002D18CA">
        <w:rPr>
          <w:lang w:val="en-US"/>
        </w:rPr>
        <w:t>Monostori</w:t>
      </w:r>
      <w:proofErr w:type="spellEnd"/>
      <w:r w:rsidR="00BD5C1B" w:rsidRPr="002D18CA">
        <w:rPr>
          <w:lang w:val="en-US"/>
        </w:rPr>
        <w:t xml:space="preserve"> (2016) investigate specifically the determinants of sovereign CDS spreads of Poland, Russia and Turkey. They use a dynamic hierarchical factor model to aggregate information in indicators of economic fundamentals. CDS spreads are then regressed on forecasts of factors. They find that domestic fundamentals explain more of CDS spread variance than global factors</w:t>
      </w:r>
      <w:r w:rsidR="00065EBB" w:rsidRPr="002D18CA">
        <w:rPr>
          <w:lang w:val="en-US"/>
        </w:rPr>
        <w:t xml:space="preserve"> which is largely</w:t>
      </w:r>
      <w:r w:rsidR="00BD5C1B" w:rsidRPr="002D18CA">
        <w:rPr>
          <w:lang w:val="en-US"/>
        </w:rPr>
        <w:t xml:space="preserve"> due to their ability to explain differences in sovereign risk across countries. </w:t>
      </w:r>
    </w:p>
    <w:p w14:paraId="59B1A0E8" w14:textId="520777B6" w:rsidR="00230B04" w:rsidRPr="002D18CA" w:rsidRDefault="00A63D9C" w:rsidP="008A7D47">
      <w:pPr>
        <w:pStyle w:val="Heading2"/>
      </w:pPr>
      <w:bookmarkStart w:id="139" w:name="_Toc62486894"/>
      <w:r w:rsidRPr="002D18CA">
        <w:t>Literature on g</w:t>
      </w:r>
      <w:r w:rsidR="00230B04" w:rsidRPr="002D18CA">
        <w:t xml:space="preserve">lobal drivers of </w:t>
      </w:r>
      <w:del w:id="140" w:author="Timo Dahler" w:date="2021-02-03T12:44:00Z">
        <w:r w:rsidR="00230B04" w:rsidRPr="002D18CA" w:rsidDel="00D2279C">
          <w:delText>sovereign debt pricing</w:delText>
        </w:r>
      </w:del>
      <w:bookmarkEnd w:id="139"/>
      <w:ins w:id="141" w:author="Timo Dahler" w:date="2021-02-03T12:44:00Z">
        <w:r w:rsidR="00D2279C">
          <w:t>sovereign risk pricing</w:t>
        </w:r>
      </w:ins>
    </w:p>
    <w:p w14:paraId="378799A8" w14:textId="6CE84CD7" w:rsidR="00230B04" w:rsidRDefault="00BD5C1B" w:rsidP="00BC0FE7">
      <w:pPr>
        <w:rPr>
          <w:lang w:val="en-US"/>
        </w:rPr>
      </w:pPr>
      <w:r w:rsidRPr="002D18CA">
        <w:rPr>
          <w:lang w:val="en-US"/>
        </w:rPr>
        <w:t xml:space="preserve">The importance of global factors in explaining </w:t>
      </w:r>
      <w:del w:id="142" w:author="Timo Dahler" w:date="2021-02-03T12:44:00Z">
        <w:r w:rsidRPr="002D18CA" w:rsidDel="00D2279C">
          <w:rPr>
            <w:lang w:val="en-US"/>
          </w:rPr>
          <w:delText xml:space="preserve">sovereign </w:delText>
        </w:r>
        <w:r w:rsidR="005F6613" w:rsidRPr="002D18CA" w:rsidDel="00D2279C">
          <w:rPr>
            <w:lang w:val="en-US"/>
          </w:rPr>
          <w:delText>debt pricing</w:delText>
        </w:r>
      </w:del>
      <w:ins w:id="143" w:author="Timo Dahler" w:date="2021-02-03T12:44:00Z">
        <w:r w:rsidR="00D2279C">
          <w:rPr>
            <w:lang w:val="en-US"/>
          </w:rPr>
          <w:t>sovereign risk pricing</w:t>
        </w:r>
      </w:ins>
      <w:r w:rsidRPr="002D18CA">
        <w:rPr>
          <w:lang w:val="en-US"/>
        </w:rPr>
        <w:t xml:space="preserve"> is usually motivated by the observation that </w:t>
      </w:r>
      <w:r w:rsidR="005F6613" w:rsidRPr="002D18CA">
        <w:rPr>
          <w:lang w:val="en-US"/>
        </w:rPr>
        <w:t xml:space="preserve">CDS </w:t>
      </w:r>
      <w:r w:rsidRPr="002D18CA">
        <w:rPr>
          <w:lang w:val="en-US"/>
        </w:rPr>
        <w:t xml:space="preserve">spreads </w:t>
      </w:r>
      <w:r w:rsidR="00065EBB" w:rsidRPr="002D18CA">
        <w:rPr>
          <w:lang w:val="en-US"/>
        </w:rPr>
        <w:t>of</w:t>
      </w:r>
      <w:r w:rsidRPr="002D18CA">
        <w:rPr>
          <w:lang w:val="en-US"/>
        </w:rPr>
        <w:t xml:space="preserve"> different countries tend to move </w:t>
      </w:r>
      <w:r w:rsidR="00065EBB" w:rsidRPr="002D18CA">
        <w:rPr>
          <w:lang w:val="en-US"/>
        </w:rPr>
        <w:t>in</w:t>
      </w:r>
      <w:r w:rsidRPr="002D18CA">
        <w:rPr>
          <w:lang w:val="en-US"/>
        </w:rPr>
        <w:t xml:space="preserve"> lockstep over longer periods of time. While there are a number of papers pointing out this observation, the most prominent exponent of this </w:t>
      </w:r>
      <w:r w:rsidR="00230B04" w:rsidRPr="002D18CA">
        <w:rPr>
          <w:lang w:val="en-US"/>
        </w:rPr>
        <w:t xml:space="preserve">theory is </w:t>
      </w:r>
      <w:proofErr w:type="spellStart"/>
      <w:r w:rsidRPr="002D18CA">
        <w:rPr>
          <w:lang w:val="en-US"/>
        </w:rPr>
        <w:t>Hélène</w:t>
      </w:r>
      <w:proofErr w:type="spellEnd"/>
      <w:r w:rsidRPr="002D18CA">
        <w:rPr>
          <w:lang w:val="en-US"/>
        </w:rPr>
        <w:t xml:space="preserve"> Rey with </w:t>
      </w:r>
      <w:r w:rsidR="00BC0FE7">
        <w:rPr>
          <w:lang w:val="en-US"/>
        </w:rPr>
        <w:t>the</w:t>
      </w:r>
      <w:r w:rsidRPr="002D18CA">
        <w:rPr>
          <w:lang w:val="en-US"/>
        </w:rPr>
        <w:t xml:space="preserve"> notion of a “global financial cycle.” Rey argues that “Risky asset prices around the globe, from stocks to corporate bonds, have a strong common component. So do capital flows</w:t>
      </w:r>
      <w:r w:rsidR="00BC0FE7">
        <w:rPr>
          <w:lang w:val="en-US"/>
        </w:rPr>
        <w:t xml:space="preserve"> </w:t>
      </w:r>
      <w:r w:rsidRPr="002D18CA">
        <w:rPr>
          <w:lang w:val="en-US"/>
        </w:rPr>
        <w:t>... Global financial cycles are associated with surges and retrenchments in capital flows, booms and busts in asset prices and crises. The picture emerging is that of a world with powerful global financial cycles characterized by large common movements in asset prices, gross flows, and leverage ... The global financial cycle can be related to monetary conditions in the center country and to changes in risk aversion and uncertainty ... capital flows, especially credit flows, are largely driven by a global factor</w:t>
      </w:r>
      <w:proofErr w:type="gramStart"/>
      <w:r w:rsidRPr="002D18CA">
        <w:rPr>
          <w:lang w:val="en-US"/>
        </w:rPr>
        <w:t>...“ (</w:t>
      </w:r>
      <w:proofErr w:type="gramEnd"/>
      <w:r w:rsidRPr="002D18CA">
        <w:rPr>
          <w:lang w:val="en-US"/>
        </w:rPr>
        <w:t>Rey, 201</w:t>
      </w:r>
      <w:r w:rsidR="00B52A91">
        <w:rPr>
          <w:lang w:val="en-US"/>
        </w:rPr>
        <w:t>5</w:t>
      </w:r>
      <w:r w:rsidRPr="002D18CA">
        <w:rPr>
          <w:lang w:val="en-US"/>
        </w:rPr>
        <w:t xml:space="preserve">). </w:t>
      </w:r>
    </w:p>
    <w:p w14:paraId="15C5DFEF" w14:textId="77777777" w:rsidR="00BC0FE7" w:rsidRPr="002D18CA" w:rsidRDefault="00BC0FE7" w:rsidP="00BC0FE7">
      <w:pPr>
        <w:rPr>
          <w:lang w:val="en-US"/>
        </w:rPr>
      </w:pPr>
    </w:p>
    <w:p w14:paraId="1F3575A7" w14:textId="5F87A9AD" w:rsidR="00230B04" w:rsidRPr="002D18CA" w:rsidRDefault="00230B04" w:rsidP="00BC0FE7">
      <w:pPr>
        <w:rPr>
          <w:lang w:val="en-US"/>
        </w:rPr>
      </w:pPr>
      <w:r w:rsidRPr="002D18CA">
        <w:rPr>
          <w:lang w:val="en-US"/>
        </w:rPr>
        <w:t xml:space="preserve">Fender et al. (2012) study the determinants of daily </w:t>
      </w:r>
      <w:r w:rsidR="00B52A91">
        <w:rPr>
          <w:lang w:val="en-US"/>
        </w:rPr>
        <w:t xml:space="preserve">CDS </w:t>
      </w:r>
      <w:r w:rsidRPr="002D18CA">
        <w:rPr>
          <w:lang w:val="en-US"/>
        </w:rPr>
        <w:t xml:space="preserve">spreads </w:t>
      </w:r>
      <w:r w:rsidR="00B52A91">
        <w:rPr>
          <w:lang w:val="en-US"/>
        </w:rPr>
        <w:t xml:space="preserve">of emerging market sovereigns </w:t>
      </w:r>
      <w:r w:rsidRPr="002D18CA">
        <w:rPr>
          <w:lang w:val="en-US"/>
        </w:rPr>
        <w:t xml:space="preserve">over the period April 2002 to December 2011. Using GARCH models, they find </w:t>
      </w:r>
      <w:r w:rsidR="00B52A91">
        <w:rPr>
          <w:lang w:val="en-US"/>
        </w:rPr>
        <w:t>spreads</w:t>
      </w:r>
      <w:r w:rsidRPr="002D18CA">
        <w:rPr>
          <w:lang w:val="en-US"/>
        </w:rPr>
        <w:t xml:space="preserve"> are more related to global and regional risk premia than to country-specific risk factors. This result is particularly evident during the second subsample (August 2007–December 2011), where neither macroeconomic variables nor country ratings significantly explain CDS spread changes. Second, measures of US bond, equity, and CDX High Yield returns, as well as emerging market credit returns, are the most </w:t>
      </w:r>
      <w:r w:rsidR="005F6613" w:rsidRPr="002D18CA">
        <w:rPr>
          <w:lang w:val="en-US"/>
        </w:rPr>
        <w:t>important</w:t>
      </w:r>
      <w:r w:rsidRPr="002D18CA">
        <w:rPr>
          <w:lang w:val="en-US"/>
        </w:rPr>
        <w:t xml:space="preserve"> drivers of CDS spread changes. Finally, their analysis </w:t>
      </w:r>
      <w:r w:rsidR="000E23E1">
        <w:rPr>
          <w:lang w:val="en-US"/>
        </w:rPr>
        <w:t>finds</w:t>
      </w:r>
      <w:r w:rsidRPr="002D18CA">
        <w:rPr>
          <w:lang w:val="en-US"/>
        </w:rPr>
        <w:t xml:space="preserve"> that CDS spreads are more strongly influenced by international spillover effects during periods of market stress than during normal times, </w:t>
      </w:r>
      <w:r w:rsidR="000E23E1">
        <w:rPr>
          <w:lang w:val="en-US"/>
        </w:rPr>
        <w:t>suggesting</w:t>
      </w:r>
      <w:r w:rsidRPr="002D18CA">
        <w:rPr>
          <w:lang w:val="en-US"/>
        </w:rPr>
        <w:t xml:space="preserve"> </w:t>
      </w:r>
      <w:r w:rsidR="00BC0FE7">
        <w:rPr>
          <w:lang w:val="en-US"/>
        </w:rPr>
        <w:t>that</w:t>
      </w:r>
      <w:r w:rsidR="005F6613" w:rsidRPr="002D18CA">
        <w:rPr>
          <w:lang w:val="en-US"/>
        </w:rPr>
        <w:t xml:space="preserve"> CDS spread </w:t>
      </w:r>
      <w:r w:rsidR="00BC0FE7">
        <w:rPr>
          <w:lang w:val="en-US"/>
        </w:rPr>
        <w:t xml:space="preserve">drivers </w:t>
      </w:r>
      <w:r w:rsidR="00E56A11">
        <w:rPr>
          <w:lang w:val="en-US"/>
        </w:rPr>
        <w:t xml:space="preserve">may be </w:t>
      </w:r>
      <w:r w:rsidR="00BC0FE7">
        <w:rPr>
          <w:lang w:val="en-US"/>
        </w:rPr>
        <w:t>time-varyin</w:t>
      </w:r>
      <w:r w:rsidR="000E23E1">
        <w:rPr>
          <w:lang w:val="en-US"/>
        </w:rPr>
        <w:t>g</w:t>
      </w:r>
      <w:r w:rsidR="00E56A11">
        <w:rPr>
          <w:lang w:val="en-US"/>
        </w:rPr>
        <w:t>.</w:t>
      </w:r>
    </w:p>
    <w:p w14:paraId="5BDEBCBD" w14:textId="26D8C121" w:rsidR="00BD5C1B" w:rsidRPr="002D18CA" w:rsidRDefault="00A63D9C" w:rsidP="008A7D47">
      <w:pPr>
        <w:pStyle w:val="Heading2"/>
      </w:pPr>
      <w:bookmarkStart w:id="144" w:name="_Toc62486895"/>
      <w:r w:rsidRPr="002D18CA">
        <w:t>Literature on t</w:t>
      </w:r>
      <w:r w:rsidR="00230B04" w:rsidRPr="002D18CA">
        <w:t xml:space="preserve">ime-varying drivers of </w:t>
      </w:r>
      <w:del w:id="145" w:author="Timo Dahler" w:date="2021-02-03T12:44:00Z">
        <w:r w:rsidR="00230B04" w:rsidRPr="002D18CA" w:rsidDel="00D2279C">
          <w:delText>sovereign debt pricing</w:delText>
        </w:r>
      </w:del>
      <w:bookmarkEnd w:id="144"/>
      <w:ins w:id="146" w:author="Timo Dahler" w:date="2021-02-03T12:44:00Z">
        <w:r w:rsidR="00D2279C">
          <w:t>sovereign risk pricing</w:t>
        </w:r>
      </w:ins>
    </w:p>
    <w:p w14:paraId="7CADD5E4" w14:textId="0D127577" w:rsidR="00634980" w:rsidRDefault="00DC49A9" w:rsidP="00E56A11">
      <w:pPr>
        <w:rPr>
          <w:lang w:val="en-US"/>
        </w:rPr>
      </w:pPr>
      <w:r w:rsidRPr="002D18CA">
        <w:rPr>
          <w:lang w:val="en-US"/>
        </w:rPr>
        <w:t xml:space="preserve">Attempting to </w:t>
      </w:r>
      <w:r w:rsidR="00B113EC" w:rsidRPr="002D18CA">
        <w:rPr>
          <w:lang w:val="en-US"/>
        </w:rPr>
        <w:t>synthesize</w:t>
      </w:r>
      <w:r w:rsidRPr="002D18CA">
        <w:rPr>
          <w:lang w:val="en-US"/>
        </w:rPr>
        <w:t xml:space="preserve"> the empirical evidence in favor of both local and global</w:t>
      </w:r>
      <w:r w:rsidR="00E56A11">
        <w:rPr>
          <w:lang w:val="en-US"/>
        </w:rPr>
        <w:t>/regional</w:t>
      </w:r>
      <w:r w:rsidRPr="002D18CA">
        <w:rPr>
          <w:lang w:val="en-US"/>
        </w:rPr>
        <w:t xml:space="preserve"> factors, </w:t>
      </w:r>
      <w:proofErr w:type="spellStart"/>
      <w:r w:rsidR="00230B04" w:rsidRPr="002D18CA">
        <w:rPr>
          <w:lang w:val="en-US"/>
        </w:rPr>
        <w:t>Remolona</w:t>
      </w:r>
      <w:proofErr w:type="spellEnd"/>
      <w:r w:rsidR="00230B04" w:rsidRPr="002D18CA">
        <w:rPr>
          <w:lang w:val="en-US"/>
        </w:rPr>
        <w:t xml:space="preserve"> et al. (2008) decompose </w:t>
      </w:r>
      <w:r w:rsidR="00B113EC" w:rsidRPr="002D18CA">
        <w:rPr>
          <w:lang w:val="en-US"/>
        </w:rPr>
        <w:t xml:space="preserve">sovereign CDS spreads into expected losses from default and the market risk premia required by investors as compensation for default risk </w:t>
      </w:r>
      <w:r w:rsidR="00230B04" w:rsidRPr="002D18CA">
        <w:rPr>
          <w:lang w:val="en-US"/>
        </w:rPr>
        <w:t>over the period 2002 to mid 2006</w:t>
      </w:r>
      <w:r w:rsidR="00B113EC" w:rsidRPr="002D18CA">
        <w:rPr>
          <w:lang w:val="en-US"/>
        </w:rPr>
        <w:t xml:space="preserve">. They find that country-specific fundamentals primarily drive sovereign risk whilst global investors' risk aversion drives time variation in risk premia. Consistent with this, </w:t>
      </w:r>
      <w:r w:rsidR="005F6613" w:rsidRPr="002D18CA">
        <w:rPr>
          <w:lang w:val="en-US"/>
        </w:rPr>
        <w:t>they</w:t>
      </w:r>
      <w:r w:rsidR="00B113EC" w:rsidRPr="002D18CA">
        <w:rPr>
          <w:lang w:val="en-US"/>
        </w:rPr>
        <w:t xml:space="preserve"> also find that </w:t>
      </w:r>
      <w:r w:rsidR="00A50A4D" w:rsidRPr="002D18CA">
        <w:rPr>
          <w:lang w:val="en-US"/>
        </w:rPr>
        <w:t xml:space="preserve">within emerging market regions </w:t>
      </w:r>
      <w:r w:rsidR="00B113EC" w:rsidRPr="002D18CA">
        <w:rPr>
          <w:lang w:val="en-US"/>
        </w:rPr>
        <w:t>the sovereign risk premia is more highly correlated than sovereign risk itself</w:t>
      </w:r>
      <w:r w:rsidR="00A50A4D" w:rsidRPr="002D18CA">
        <w:rPr>
          <w:lang w:val="en-US"/>
        </w:rPr>
        <w:t xml:space="preserve">. This finding </w:t>
      </w:r>
      <w:r w:rsidR="006B0B89" w:rsidRPr="002D18CA">
        <w:rPr>
          <w:lang w:val="en-US"/>
        </w:rPr>
        <w:t>suggests</w:t>
      </w:r>
      <w:r w:rsidR="00A50A4D" w:rsidRPr="002D18CA">
        <w:rPr>
          <w:lang w:val="en-US"/>
        </w:rPr>
        <w:t xml:space="preserve"> that there is a third category that drives </w:t>
      </w:r>
      <w:del w:id="147" w:author="Timo Dahler" w:date="2021-02-03T12:44:00Z">
        <w:r w:rsidR="00A50A4D" w:rsidRPr="002D18CA" w:rsidDel="00D2279C">
          <w:rPr>
            <w:lang w:val="en-US"/>
          </w:rPr>
          <w:delText>sovereign debt pricing</w:delText>
        </w:r>
      </w:del>
      <w:ins w:id="148" w:author="Timo Dahler" w:date="2021-02-03T12:44:00Z">
        <w:r w:rsidR="00D2279C">
          <w:rPr>
            <w:lang w:val="en-US"/>
          </w:rPr>
          <w:t>sovereign risk pricing</w:t>
        </w:r>
      </w:ins>
      <w:r w:rsidR="00A50A4D" w:rsidRPr="002D18CA">
        <w:rPr>
          <w:lang w:val="en-US"/>
        </w:rPr>
        <w:t>: regional factors.</w:t>
      </w:r>
    </w:p>
    <w:p w14:paraId="4D43BB26" w14:textId="77777777" w:rsidR="00E56A11" w:rsidRPr="002D18CA" w:rsidRDefault="00E56A11" w:rsidP="00E56A11">
      <w:pPr>
        <w:rPr>
          <w:lang w:val="en-US"/>
        </w:rPr>
      </w:pPr>
    </w:p>
    <w:p w14:paraId="7529FB7A" w14:textId="29122422" w:rsidR="00230B04" w:rsidRDefault="00230B04" w:rsidP="006B06AF">
      <w:pPr>
        <w:rPr>
          <w:lang w:val="en-US"/>
        </w:rPr>
      </w:pPr>
      <w:r w:rsidRPr="002D18CA">
        <w:rPr>
          <w:lang w:val="en-US"/>
        </w:rPr>
        <w:lastRenderedPageBreak/>
        <w:t xml:space="preserve">By examining the heterogeneity in the sensitivity of CDS spreads to changes in the global risk factor, </w:t>
      </w:r>
      <w:proofErr w:type="spellStart"/>
      <w:r w:rsidRPr="002D18CA">
        <w:rPr>
          <w:lang w:val="en-US"/>
        </w:rPr>
        <w:t>Cepni</w:t>
      </w:r>
      <w:proofErr w:type="spellEnd"/>
      <w:r w:rsidRPr="002D18CA">
        <w:rPr>
          <w:lang w:val="en-US"/>
        </w:rPr>
        <w:t xml:space="preserve"> et al. (2017) look at the global</w:t>
      </w:r>
      <w:r w:rsidR="006B06AF">
        <w:rPr>
          <w:lang w:val="en-US"/>
        </w:rPr>
        <w:t>-</w:t>
      </w:r>
      <w:r w:rsidRPr="002D18CA">
        <w:rPr>
          <w:lang w:val="en-US"/>
        </w:rPr>
        <w:t>vs</w:t>
      </w:r>
      <w:r w:rsidR="006B06AF">
        <w:rPr>
          <w:lang w:val="en-US"/>
        </w:rPr>
        <w:t>-</w:t>
      </w:r>
      <w:r w:rsidRPr="002D18CA">
        <w:rPr>
          <w:lang w:val="en-US"/>
        </w:rPr>
        <w:t xml:space="preserve">local debate through a different lens. Their </w:t>
      </w:r>
      <w:del w:id="149" w:author="Timo Dahler" w:date="2021-02-03T12:59:00Z">
        <w:r w:rsidRPr="002D18CA" w:rsidDel="00674B0C">
          <w:rPr>
            <w:lang w:val="en-US"/>
          </w:rPr>
          <w:delText>fixed effects panel regressions identify</w:delText>
        </w:r>
      </w:del>
      <w:ins w:id="150" w:author="Timo Dahler" w:date="2021-02-03T12:59:00Z">
        <w:r w:rsidR="00674B0C">
          <w:rPr>
            <w:lang w:val="en-US"/>
          </w:rPr>
          <w:t>find</w:t>
        </w:r>
      </w:ins>
      <w:r w:rsidRPr="002D18CA">
        <w:rPr>
          <w:lang w:val="en-US"/>
        </w:rPr>
        <w:t xml:space="preserve"> that countries with lower government debt and higher reserves tend to be less subject to the variations in global risk appetite. That is, they do not argue that only global</w:t>
      </w:r>
      <w:r w:rsidR="000E23E1">
        <w:rPr>
          <w:lang w:val="en-US"/>
        </w:rPr>
        <w:t>/regional</w:t>
      </w:r>
      <w:r w:rsidRPr="002D18CA">
        <w:rPr>
          <w:lang w:val="en-US"/>
        </w:rPr>
        <w:t xml:space="preserve"> or</w:t>
      </w:r>
      <w:r w:rsidR="006B06AF">
        <w:rPr>
          <w:lang w:val="en-US"/>
        </w:rPr>
        <w:t xml:space="preserve"> only</w:t>
      </w:r>
      <w:r w:rsidRPr="002D18CA">
        <w:rPr>
          <w:lang w:val="en-US"/>
        </w:rPr>
        <w:t xml:space="preserve"> local factors matter but instead identify which local </w:t>
      </w:r>
      <w:r w:rsidR="000E23E1">
        <w:rPr>
          <w:lang w:val="en-US"/>
        </w:rPr>
        <w:t>factors</w:t>
      </w:r>
      <w:r w:rsidRPr="002D18CA">
        <w:rPr>
          <w:lang w:val="en-US"/>
        </w:rPr>
        <w:t xml:space="preserve"> </w:t>
      </w:r>
      <w:r w:rsidR="006B06AF">
        <w:rPr>
          <w:lang w:val="en-US"/>
        </w:rPr>
        <w:t xml:space="preserve">interact with and </w:t>
      </w:r>
      <w:r w:rsidRPr="002D18CA">
        <w:rPr>
          <w:lang w:val="en-US"/>
        </w:rPr>
        <w:t xml:space="preserve">determine a country’s dependence on global risk </w:t>
      </w:r>
      <w:r w:rsidR="006B06AF">
        <w:rPr>
          <w:lang w:val="en-US"/>
        </w:rPr>
        <w:t>appetite.</w:t>
      </w:r>
    </w:p>
    <w:p w14:paraId="28B82ACB" w14:textId="77777777" w:rsidR="006B06AF" w:rsidRPr="002D18CA" w:rsidRDefault="006B06AF" w:rsidP="006B06AF">
      <w:pPr>
        <w:rPr>
          <w:lang w:val="en-US"/>
        </w:rPr>
      </w:pPr>
    </w:p>
    <w:p w14:paraId="4E954E2A" w14:textId="4A316939" w:rsidR="00D82B63" w:rsidRPr="002D18CA" w:rsidRDefault="006B0B89" w:rsidP="006B06AF">
      <w:pPr>
        <w:rPr>
          <w:lang w:val="en-US"/>
        </w:rPr>
      </w:pPr>
      <w:r w:rsidRPr="002D18CA">
        <w:rPr>
          <w:lang w:val="en-US"/>
        </w:rPr>
        <w:t>In summary, the existing literature</w:t>
      </w:r>
      <w:r w:rsidR="00C239EA" w:rsidRPr="002D18CA">
        <w:rPr>
          <w:lang w:val="en-US"/>
        </w:rPr>
        <w:t xml:space="preserve"> </w:t>
      </w:r>
      <w:r w:rsidR="00BB7701" w:rsidRPr="002D18CA">
        <w:rPr>
          <w:lang w:val="en-US"/>
        </w:rPr>
        <w:t>provides</w:t>
      </w:r>
      <w:r w:rsidR="006E007D" w:rsidRPr="002D18CA">
        <w:rPr>
          <w:lang w:val="en-US"/>
        </w:rPr>
        <w:t xml:space="preserve"> </w:t>
      </w:r>
      <w:r w:rsidRPr="002D18CA">
        <w:rPr>
          <w:lang w:val="en-US"/>
        </w:rPr>
        <w:t xml:space="preserve">evidence that </w:t>
      </w:r>
      <w:r w:rsidR="000E23E1">
        <w:rPr>
          <w:lang w:val="en-US"/>
        </w:rPr>
        <w:t xml:space="preserve">both </w:t>
      </w:r>
      <w:r w:rsidRPr="002D18CA">
        <w:rPr>
          <w:lang w:val="en-US"/>
        </w:rPr>
        <w:t>local and global</w:t>
      </w:r>
      <w:r w:rsidR="006B06AF">
        <w:rPr>
          <w:lang w:val="en-US"/>
        </w:rPr>
        <w:t>/regional</w:t>
      </w:r>
      <w:r w:rsidRPr="002D18CA">
        <w:rPr>
          <w:lang w:val="en-US"/>
        </w:rPr>
        <w:t xml:space="preserve"> factors drive </w:t>
      </w:r>
      <w:r w:rsidR="00D2279C">
        <w:rPr>
          <w:lang w:val="en-US"/>
        </w:rPr>
        <w:t>sovereign risk pricing</w:t>
      </w:r>
      <w:r w:rsidRPr="002D18CA">
        <w:rPr>
          <w:lang w:val="en-US"/>
        </w:rPr>
        <w:t xml:space="preserve">. Importantly, the degree to which </w:t>
      </w:r>
      <w:r w:rsidR="006E007D" w:rsidRPr="002D18CA">
        <w:rPr>
          <w:lang w:val="en-US"/>
        </w:rPr>
        <w:t xml:space="preserve">each of these factors </w:t>
      </w:r>
      <w:r w:rsidR="00674B0C">
        <w:rPr>
          <w:lang w:val="en-US"/>
        </w:rPr>
        <w:t>matter</w:t>
      </w:r>
      <w:r w:rsidR="006B06AF">
        <w:rPr>
          <w:lang w:val="en-US"/>
        </w:rPr>
        <w:t xml:space="preserve"> change</w:t>
      </w:r>
      <w:r w:rsidR="00674B0C">
        <w:rPr>
          <w:lang w:val="en-US"/>
        </w:rPr>
        <w:t>s</w:t>
      </w:r>
      <w:r w:rsidR="006B06AF">
        <w:rPr>
          <w:lang w:val="en-US"/>
        </w:rPr>
        <w:t xml:space="preserve"> over time</w:t>
      </w:r>
      <w:r w:rsidR="006E007D" w:rsidRPr="002D18CA">
        <w:rPr>
          <w:lang w:val="en-US"/>
        </w:rPr>
        <w:t>.</w:t>
      </w:r>
      <w:del w:id="151" w:author="Timo Dahler" w:date="2021-02-03T13:01:00Z">
        <w:r w:rsidR="00C239EA" w:rsidRPr="002D18CA" w:rsidDel="00674B0C">
          <w:rPr>
            <w:lang w:val="en-US"/>
          </w:rPr>
          <w:delText xml:space="preserve"> </w:delText>
        </w:r>
        <w:r w:rsidRPr="002D18CA" w:rsidDel="00674B0C">
          <w:rPr>
            <w:lang w:val="en-US"/>
          </w:rPr>
          <w:delText xml:space="preserve">There are periods </w:delText>
        </w:r>
        <w:r w:rsidR="000E23E1" w:rsidDel="00674B0C">
          <w:rPr>
            <w:lang w:val="en-US"/>
          </w:rPr>
          <w:delText>in</w:delText>
        </w:r>
        <w:r w:rsidRPr="002D18CA" w:rsidDel="00674B0C">
          <w:rPr>
            <w:lang w:val="en-US"/>
          </w:rPr>
          <w:delText xml:space="preserve"> which country fundamentals seem to matter more than usual</w:delText>
        </w:r>
        <w:r w:rsidR="00C239EA" w:rsidRPr="002D18CA" w:rsidDel="00674B0C">
          <w:rPr>
            <w:lang w:val="en-US"/>
          </w:rPr>
          <w:delText xml:space="preserve"> and there are</w:delText>
        </w:r>
        <w:r w:rsidRPr="002D18CA" w:rsidDel="00674B0C">
          <w:rPr>
            <w:lang w:val="en-US"/>
          </w:rPr>
          <w:delText xml:space="preserve"> periods </w:delText>
        </w:r>
        <w:r w:rsidR="000E23E1" w:rsidDel="00674B0C">
          <w:rPr>
            <w:lang w:val="en-US"/>
          </w:rPr>
          <w:delText>in</w:delText>
        </w:r>
        <w:r w:rsidRPr="002D18CA" w:rsidDel="00674B0C">
          <w:rPr>
            <w:lang w:val="en-US"/>
          </w:rPr>
          <w:delText xml:space="preserve"> which global factors are the primary drivers </w:delText>
        </w:r>
        <w:r w:rsidR="00C239EA" w:rsidRPr="002D18CA" w:rsidDel="00674B0C">
          <w:rPr>
            <w:lang w:val="en-US"/>
          </w:rPr>
          <w:delText xml:space="preserve">of </w:delText>
        </w:r>
        <w:r w:rsidR="00D2279C" w:rsidDel="00674B0C">
          <w:rPr>
            <w:lang w:val="en-US"/>
          </w:rPr>
          <w:delText>sovereign risk pricing</w:delText>
        </w:r>
        <w:r w:rsidR="00C239EA" w:rsidRPr="002D18CA" w:rsidDel="00674B0C">
          <w:rPr>
            <w:lang w:val="en-US"/>
          </w:rPr>
          <w:delText xml:space="preserve"> while local factors take a </w:delText>
        </w:r>
        <w:r w:rsidR="006B06AF" w:rsidDel="00674B0C">
          <w:rPr>
            <w:lang w:val="en-US"/>
          </w:rPr>
          <w:delText xml:space="preserve">temporary </w:delText>
        </w:r>
        <w:r w:rsidR="00C239EA" w:rsidRPr="002D18CA" w:rsidDel="00674B0C">
          <w:rPr>
            <w:lang w:val="en-US"/>
          </w:rPr>
          <w:delText>backseat.</w:delText>
        </w:r>
      </w:del>
      <w:r w:rsidR="00C239EA" w:rsidRPr="002D18CA">
        <w:rPr>
          <w:lang w:val="en-US"/>
        </w:rPr>
        <w:t xml:space="preserve"> </w:t>
      </w:r>
      <w:r w:rsidR="006E007D" w:rsidRPr="002D18CA">
        <w:rPr>
          <w:lang w:val="en-US"/>
        </w:rPr>
        <w:t xml:space="preserve">Our study builds on these insights and extends the existing literature by </w:t>
      </w:r>
      <w:r w:rsidR="00BB7701" w:rsidRPr="002D18CA">
        <w:rPr>
          <w:lang w:val="en-US"/>
        </w:rPr>
        <w:t xml:space="preserve">evaluating sovereign CDS spreads during COVID-19. Specifically, we examine the impact of </w:t>
      </w:r>
      <w:r w:rsidR="006B06AF">
        <w:rPr>
          <w:lang w:val="en-US"/>
        </w:rPr>
        <w:t xml:space="preserve">country-specific </w:t>
      </w:r>
      <w:r w:rsidR="00BB7701" w:rsidRPr="002D18CA">
        <w:rPr>
          <w:lang w:val="en-US"/>
        </w:rPr>
        <w:t xml:space="preserve">epidemiological variables such as COVID-19 cases and mortalities on sovereign CDS spreads. </w:t>
      </w:r>
      <w:r w:rsidR="006E007D" w:rsidRPr="002D18CA">
        <w:rPr>
          <w:lang w:val="en-US"/>
        </w:rPr>
        <w:t xml:space="preserve">Before we </w:t>
      </w:r>
      <w:r w:rsidR="000E26D1">
        <w:rPr>
          <w:lang w:val="en-US"/>
        </w:rPr>
        <w:t>move on to explaining</w:t>
      </w:r>
      <w:r w:rsidR="000E23E1">
        <w:rPr>
          <w:lang w:val="en-US"/>
        </w:rPr>
        <w:t xml:space="preserve"> the intuition behind</w:t>
      </w:r>
      <w:r w:rsidR="006E007D" w:rsidRPr="002D18CA">
        <w:rPr>
          <w:lang w:val="en-US"/>
        </w:rPr>
        <w:t xml:space="preserve"> the epidemiological mechanisms that we test</w:t>
      </w:r>
      <w:r w:rsidR="00BB7701" w:rsidRPr="002D18CA">
        <w:rPr>
          <w:lang w:val="en-US"/>
        </w:rPr>
        <w:t xml:space="preserve">, we provide some stylized facts about </w:t>
      </w:r>
      <w:r w:rsidR="000E26D1">
        <w:rPr>
          <w:lang w:val="en-US"/>
        </w:rPr>
        <w:t xml:space="preserve">COVID-19 in </w:t>
      </w:r>
      <w:r w:rsidR="00BB7701" w:rsidRPr="002D18CA">
        <w:rPr>
          <w:lang w:val="en-US"/>
        </w:rPr>
        <w:t xml:space="preserve">emerging markets. </w:t>
      </w:r>
    </w:p>
    <w:p w14:paraId="1E649B8B" w14:textId="0CDAEAFD" w:rsidR="00D82B63" w:rsidRPr="008A7D47" w:rsidRDefault="004A03C6" w:rsidP="008A7D47">
      <w:pPr>
        <w:pStyle w:val="Heading1"/>
      </w:pPr>
      <w:bookmarkStart w:id="152" w:name="_Ref62408444"/>
      <w:bookmarkStart w:id="153" w:name="_Toc62486896"/>
      <w:r>
        <w:t>Stylized facts about e</w:t>
      </w:r>
      <w:r w:rsidR="008A7D47" w:rsidRPr="002D18CA">
        <w:t>merging markets and COVID-19</w:t>
      </w:r>
      <w:bookmarkEnd w:id="152"/>
      <w:bookmarkEnd w:id="153"/>
    </w:p>
    <w:p w14:paraId="6583CB6E" w14:textId="5B0EE68B" w:rsidR="00C010E1" w:rsidRPr="006B06AF" w:rsidRDefault="00C010E1" w:rsidP="008A7D47">
      <w:pPr>
        <w:pStyle w:val="Heading2"/>
      </w:pPr>
      <w:bookmarkStart w:id="154" w:name="_Toc52018929"/>
      <w:bookmarkStart w:id="155" w:name="_Toc62486897"/>
      <w:r w:rsidRPr="006B06AF">
        <w:t xml:space="preserve">Mortality </w:t>
      </w:r>
      <w:bookmarkEnd w:id="154"/>
      <w:r w:rsidR="001C7E72" w:rsidRPr="006B06AF">
        <w:t>patterns</w:t>
      </w:r>
      <w:bookmarkEnd w:id="155"/>
    </w:p>
    <w:p w14:paraId="04F4D352" w14:textId="228F0377" w:rsidR="00763A59" w:rsidRDefault="00F33953" w:rsidP="00C8328A">
      <w:pPr>
        <w:rPr>
          <w:lang w:val="en-US"/>
        </w:rPr>
      </w:pPr>
      <w:r>
        <w:rPr>
          <w:lang w:val="en-US"/>
        </w:rPr>
        <w:t>COVID-19</w:t>
      </w:r>
      <w:r w:rsidR="00D82B63" w:rsidRPr="002D18CA">
        <w:rPr>
          <w:lang w:val="en-US"/>
        </w:rPr>
        <w:t xml:space="preserve"> hit </w:t>
      </w:r>
      <w:r w:rsidR="0090504B">
        <w:rPr>
          <w:lang w:val="en-US"/>
        </w:rPr>
        <w:t>the global economy</w:t>
      </w:r>
      <w:r w:rsidR="00D82B63" w:rsidRPr="002D18CA">
        <w:rPr>
          <w:lang w:val="en-US"/>
        </w:rPr>
        <w:t xml:space="preserve">. However, mortality dynamics were heterogenous, both between developed and emerging countries as well as within each group. </w:t>
      </w:r>
      <w:r w:rsidR="00D82B63" w:rsidRPr="002D18CA">
        <w:rPr>
          <w:lang w:val="en-US"/>
        </w:rPr>
        <w:fldChar w:fldCharType="begin"/>
      </w:r>
      <w:r w:rsidR="00D82B63" w:rsidRPr="002D18CA">
        <w:rPr>
          <w:lang w:val="en-US"/>
        </w:rPr>
        <w:instrText xml:space="preserve"> REF _Ref61881524 \h </w:instrText>
      </w:r>
      <w:r w:rsidR="0022389C" w:rsidRPr="002D18CA">
        <w:rPr>
          <w:lang w:val="en-US"/>
        </w:rPr>
        <w:instrText xml:space="preserve"> \* MERGEFORMAT </w:instrText>
      </w:r>
      <w:r w:rsidR="00D82B63" w:rsidRPr="002D18CA">
        <w:rPr>
          <w:lang w:val="en-US"/>
        </w:rPr>
      </w:r>
      <w:r w:rsidR="00D82B63" w:rsidRPr="002D18CA">
        <w:rPr>
          <w:lang w:val="en-US"/>
        </w:rPr>
        <w:fldChar w:fldCharType="separate"/>
      </w:r>
      <w:r w:rsidR="00874176" w:rsidRPr="00874176">
        <w:rPr>
          <w:lang w:val="en-US"/>
        </w:rPr>
        <w:t xml:space="preserve">Figure </w:t>
      </w:r>
      <w:r w:rsidR="00874176" w:rsidRPr="00874176">
        <w:rPr>
          <w:noProof/>
          <w:lang w:val="en-US"/>
        </w:rPr>
        <w:t>4</w:t>
      </w:r>
      <w:r w:rsidR="00D82B63" w:rsidRPr="002D18CA">
        <w:rPr>
          <w:lang w:val="en-US"/>
        </w:rPr>
        <w:fldChar w:fldCharType="end"/>
      </w:r>
      <w:r w:rsidR="00D82B63" w:rsidRPr="002D18CA">
        <w:rPr>
          <w:lang w:val="en-US"/>
        </w:rPr>
        <w:t xml:space="preserve"> and </w:t>
      </w:r>
      <w:r w:rsidR="00D82B63" w:rsidRPr="002D18CA">
        <w:rPr>
          <w:lang w:val="en-US"/>
        </w:rPr>
        <w:fldChar w:fldCharType="begin"/>
      </w:r>
      <w:r w:rsidR="00D82B63" w:rsidRPr="002D18CA">
        <w:rPr>
          <w:lang w:val="en-US"/>
        </w:rPr>
        <w:instrText xml:space="preserve"> REF _Ref61881526 \h </w:instrText>
      </w:r>
      <w:r w:rsidR="0022389C" w:rsidRPr="002D18CA">
        <w:rPr>
          <w:lang w:val="en-US"/>
        </w:rPr>
        <w:instrText xml:space="preserve"> \* MERGEFORMAT </w:instrText>
      </w:r>
      <w:r w:rsidR="00D82B63" w:rsidRPr="002D18CA">
        <w:rPr>
          <w:lang w:val="en-US"/>
        </w:rPr>
      </w:r>
      <w:r w:rsidR="00D82B63" w:rsidRPr="002D18CA">
        <w:rPr>
          <w:lang w:val="en-US"/>
        </w:rPr>
        <w:fldChar w:fldCharType="separate"/>
      </w:r>
      <w:r w:rsidR="00874176" w:rsidRPr="00874176">
        <w:rPr>
          <w:lang w:val="en-US"/>
        </w:rPr>
        <w:t xml:space="preserve">Figure </w:t>
      </w:r>
      <w:r w:rsidR="00874176" w:rsidRPr="00874176">
        <w:rPr>
          <w:noProof/>
          <w:lang w:val="en-US"/>
        </w:rPr>
        <w:t>5</w:t>
      </w:r>
      <w:r w:rsidR="00D82B63" w:rsidRPr="002D18CA">
        <w:rPr>
          <w:lang w:val="en-US"/>
        </w:rPr>
        <w:fldChar w:fldCharType="end"/>
      </w:r>
      <w:r w:rsidR="00D82B63" w:rsidRPr="002D18CA">
        <w:rPr>
          <w:lang w:val="en-US"/>
        </w:rPr>
        <w:t xml:space="preserve"> illustrate the discrepancies in mortality </w:t>
      </w:r>
      <w:r w:rsidR="004E7E12">
        <w:rPr>
          <w:lang w:val="en-US"/>
        </w:rPr>
        <w:t>rates</w:t>
      </w:r>
      <w:r w:rsidR="00D82B63" w:rsidRPr="002D18CA">
        <w:rPr>
          <w:lang w:val="en-US"/>
        </w:rPr>
        <w:t xml:space="preserve"> and </w:t>
      </w:r>
      <w:r w:rsidR="004E7E12">
        <w:rPr>
          <w:lang w:val="en-US"/>
        </w:rPr>
        <w:t>mortalities</w:t>
      </w:r>
      <w:r w:rsidR="00D82B63" w:rsidRPr="002D18CA">
        <w:rPr>
          <w:lang w:val="en-US"/>
        </w:rPr>
        <w:t xml:space="preserve"> per million residents</w:t>
      </w:r>
      <w:del w:id="156" w:author="Timo Dahler" w:date="2021-02-03T13:03:00Z">
        <w:r w:rsidR="00D82B63" w:rsidRPr="002D18CA" w:rsidDel="00F33953">
          <w:rPr>
            <w:lang w:val="en-US"/>
          </w:rPr>
          <w:delText xml:space="preserve"> across emerging markets</w:delText>
        </w:r>
      </w:del>
      <w:r w:rsidR="00D82B63" w:rsidRPr="002D18CA">
        <w:rPr>
          <w:lang w:val="en-US"/>
        </w:rPr>
        <w:t xml:space="preserve">. As per the end of April 2020, Peru, Brazil, Panama, Romania and Turkey were the emerging market countries with the highest </w:t>
      </w:r>
      <w:ins w:id="157" w:author="Joshua Aizenman" w:date="2021-01-28T10:07:00Z">
        <w:r w:rsidR="00F97CD3">
          <w:rPr>
            <w:lang w:val="en-US"/>
          </w:rPr>
          <w:t xml:space="preserve">daily </w:t>
        </w:r>
      </w:ins>
      <w:r w:rsidR="00D82B63" w:rsidRPr="002D18CA">
        <w:rPr>
          <w:lang w:val="en-US"/>
        </w:rPr>
        <w:t>mortality rates whereas Bahrain, Qatar, Sri</w:t>
      </w:r>
      <w:r w:rsidR="0022389C" w:rsidRPr="002D18CA">
        <w:rPr>
          <w:lang w:val="en-US"/>
        </w:rPr>
        <w:t> </w:t>
      </w:r>
      <w:r w:rsidR="00D82B63" w:rsidRPr="002D18CA">
        <w:rPr>
          <w:lang w:val="en-US"/>
        </w:rPr>
        <w:t xml:space="preserve">Lanka, China, and Thailand were at the lower end. A similar picture emerges for </w:t>
      </w:r>
      <w:ins w:id="158" w:author="Joshua Aizenman" w:date="2021-01-28T10:08:00Z">
        <w:r w:rsidR="00F97CD3">
          <w:rPr>
            <w:lang w:val="en-US"/>
          </w:rPr>
          <w:t xml:space="preserve">cumulative </w:t>
        </w:r>
      </w:ins>
      <w:r w:rsidR="004E7E12">
        <w:rPr>
          <w:lang w:val="en-US"/>
        </w:rPr>
        <w:t>mortalities</w:t>
      </w:r>
      <w:r w:rsidR="00D82B63" w:rsidRPr="002D18CA">
        <w:rPr>
          <w:lang w:val="en-US"/>
        </w:rPr>
        <w:t xml:space="preserve"> per million </w:t>
      </w:r>
      <w:r w:rsidR="00C8328A">
        <w:rPr>
          <w:lang w:val="en-US"/>
        </w:rPr>
        <w:t>residents</w:t>
      </w:r>
      <w:r w:rsidR="00D82B63" w:rsidRPr="002D18CA">
        <w:rPr>
          <w:lang w:val="en-US"/>
        </w:rPr>
        <w:t xml:space="preserve">: </w:t>
      </w:r>
      <w:r w:rsidR="00BB7701" w:rsidRPr="002D18CA">
        <w:rPr>
          <w:lang w:val="en-US"/>
        </w:rPr>
        <w:t>by the end</w:t>
      </w:r>
      <w:r w:rsidR="00D82B63" w:rsidRPr="002D18CA">
        <w:rPr>
          <w:lang w:val="en-US"/>
        </w:rPr>
        <w:t xml:space="preserve"> of April 2020</w:t>
      </w:r>
      <w:r w:rsidR="00C8328A">
        <w:rPr>
          <w:lang w:val="en-US"/>
        </w:rPr>
        <w:t>,</w:t>
      </w:r>
      <w:r w:rsidR="00D82B63" w:rsidRPr="002D18CA">
        <w:rPr>
          <w:lang w:val="en-US"/>
        </w:rPr>
        <w:t xml:space="preserve"> Hungary, Panama, Peru, Turkey, Romania </w:t>
      </w:r>
      <w:r w:rsidR="004E7E12">
        <w:rPr>
          <w:lang w:val="en-US"/>
        </w:rPr>
        <w:t>had the</w:t>
      </w:r>
      <w:r w:rsidR="00D82B63" w:rsidRPr="002D18CA">
        <w:rPr>
          <w:lang w:val="en-US"/>
        </w:rPr>
        <w:t xml:space="preserve"> highest death toll</w:t>
      </w:r>
      <w:r w:rsidR="00C8328A">
        <w:rPr>
          <w:lang w:val="en-US"/>
        </w:rPr>
        <w:t>s</w:t>
      </w:r>
      <w:r w:rsidR="00D82B63" w:rsidRPr="002D18CA">
        <w:rPr>
          <w:lang w:val="en-US"/>
        </w:rPr>
        <w:t xml:space="preserve"> whereas Bahrain, China, Qatar, Sri Lanka, and Thailand had the lowest </w:t>
      </w:r>
      <w:r w:rsidR="004E7E12">
        <w:rPr>
          <w:lang w:val="en-US"/>
        </w:rPr>
        <w:t>ones</w:t>
      </w:r>
      <w:r w:rsidR="00D82B63" w:rsidRPr="002D18CA">
        <w:rPr>
          <w:lang w:val="en-US"/>
        </w:rPr>
        <w:t xml:space="preserve">. </w:t>
      </w:r>
      <w:del w:id="159" w:author="Joshua Aizenman" w:date="2021-01-28T10:08:00Z">
        <w:r w:rsidR="00D82B63" w:rsidRPr="002D18CA" w:rsidDel="00F97CD3">
          <w:rPr>
            <w:lang w:val="en-US"/>
          </w:rPr>
          <w:delText>Of course, s</w:delText>
        </w:r>
      </w:del>
      <w:ins w:id="160" w:author="Joshua Aizenman" w:date="2021-01-28T10:08:00Z">
        <w:r w:rsidR="00F97CD3">
          <w:rPr>
            <w:lang w:val="en-US"/>
          </w:rPr>
          <w:t>S</w:t>
        </w:r>
      </w:ins>
      <w:r w:rsidR="00D82B63" w:rsidRPr="002D18CA">
        <w:rPr>
          <w:lang w:val="en-US"/>
        </w:rPr>
        <w:t xml:space="preserve">ome of this heterogeneity can be attributed to differing reporting standards across </w:t>
      </w:r>
      <w:r w:rsidR="004E7E12">
        <w:rPr>
          <w:lang w:val="en-US"/>
        </w:rPr>
        <w:t>countries</w:t>
      </w:r>
      <w:r w:rsidR="00D82B63" w:rsidRPr="002D18CA">
        <w:rPr>
          <w:lang w:val="en-US"/>
        </w:rPr>
        <w:t xml:space="preserve">. Nevertheless, </w:t>
      </w:r>
      <w:proofErr w:type="spellStart"/>
      <w:r w:rsidR="00D82B63" w:rsidRPr="002D18CA">
        <w:rPr>
          <w:lang w:val="en-US"/>
        </w:rPr>
        <w:t>Jinjarak</w:t>
      </w:r>
      <w:proofErr w:type="spellEnd"/>
      <w:r w:rsidR="00D82B63" w:rsidRPr="002D18CA">
        <w:rPr>
          <w:lang w:val="en-US"/>
        </w:rPr>
        <w:t xml:space="preserve"> et al. (2020) provide evidence that the government pandemic policy interventions</w:t>
      </w:r>
      <w:del w:id="161" w:author="Timo Dahler" w:date="2021-02-03T13:04:00Z">
        <w:r w:rsidR="00D82B63" w:rsidRPr="002D18CA" w:rsidDel="00F33953">
          <w:rPr>
            <w:lang w:val="en-US"/>
          </w:rPr>
          <w:delText>, i.e. their strictness, duration, etc.,</w:delText>
        </w:r>
      </w:del>
      <w:r w:rsidR="00D82B63" w:rsidRPr="002D18CA">
        <w:rPr>
          <w:lang w:val="en-US"/>
        </w:rPr>
        <w:t xml:space="preserve"> along with initial country characteristics such as demographics may have influenced </w:t>
      </w:r>
      <w:ins w:id="162" w:author="Timo Dahler" w:date="2021-02-03T13:04:00Z">
        <w:r>
          <w:rPr>
            <w:lang w:val="en-US"/>
          </w:rPr>
          <w:t>mortality dynamics</w:t>
        </w:r>
      </w:ins>
      <w:del w:id="163" w:author="Timo Dahler" w:date="2021-02-03T13:04:00Z">
        <w:r w:rsidR="00D82B63" w:rsidRPr="002D18CA" w:rsidDel="00F33953">
          <w:rPr>
            <w:lang w:val="en-US"/>
          </w:rPr>
          <w:delText>both the mortality growth rates and the dynamic trajectory of its development</w:delText>
        </w:r>
      </w:del>
      <w:r w:rsidR="00D82B63" w:rsidRPr="002D18CA">
        <w:rPr>
          <w:lang w:val="en-US"/>
        </w:rPr>
        <w:t xml:space="preserve">. They explore several demographic and structural features across a large sample of both advanced and emerging economies from 1/23/2020 to 4/28/2020 and find that with a lag more stringent pandemic policies were associated with lower mortality growth rates. </w:t>
      </w:r>
      <w:r w:rsidR="00763A59">
        <w:rPr>
          <w:lang w:val="en-US"/>
        </w:rPr>
        <w:t>Moreover</w:t>
      </w:r>
      <w:r w:rsidR="00D82B63" w:rsidRPr="002D18CA">
        <w:rPr>
          <w:lang w:val="en-US"/>
        </w:rPr>
        <w:t xml:space="preserve">, the association between stricter </w:t>
      </w:r>
      <w:r w:rsidR="00BB7701" w:rsidRPr="002D18CA">
        <w:rPr>
          <w:lang w:val="en-US"/>
        </w:rPr>
        <w:t>lockdowns</w:t>
      </w:r>
      <w:r w:rsidR="00D82B63" w:rsidRPr="002D18CA">
        <w:rPr>
          <w:lang w:val="en-US"/>
        </w:rPr>
        <w:t xml:space="preserve"> and </w:t>
      </w:r>
      <w:r w:rsidR="00BB7701" w:rsidRPr="002D18CA">
        <w:rPr>
          <w:lang w:val="en-US"/>
        </w:rPr>
        <w:t>lower</w:t>
      </w:r>
      <w:r w:rsidR="00D82B63" w:rsidRPr="002D18CA">
        <w:rPr>
          <w:lang w:val="en-US"/>
        </w:rPr>
        <w:t xml:space="preserve"> future mortality growth was more pronounced in countries with a greater proportion of the elderly population, greater democratic freedom, larger international travel flows, and further distance from the equator. In addition, they document that the extent to which the peak mortality rates were explained by government pandemic policies and country-specific structural features is heterogeneous.</w:t>
      </w:r>
      <w:r w:rsidR="0022389C" w:rsidRPr="002D18CA">
        <w:rPr>
          <w:lang w:val="en-US"/>
        </w:rPr>
        <w:t xml:space="preserve"> </w:t>
      </w:r>
    </w:p>
    <w:p w14:paraId="3BAAE001" w14:textId="77777777" w:rsidR="00763A59" w:rsidRDefault="00763A59" w:rsidP="00C8328A">
      <w:pPr>
        <w:rPr>
          <w:lang w:val="en-US"/>
        </w:rPr>
      </w:pPr>
    </w:p>
    <w:p w14:paraId="5DD672EB" w14:textId="6384B68F" w:rsidR="00D82B63" w:rsidRPr="002D18CA" w:rsidRDefault="00BB7701" w:rsidP="00C8328A">
      <w:pPr>
        <w:rPr>
          <w:lang w:val="en-US"/>
        </w:rPr>
      </w:pPr>
      <w:r w:rsidRPr="002D18CA">
        <w:rPr>
          <w:lang w:val="en-US"/>
        </w:rPr>
        <w:t>Crucially, t</w:t>
      </w:r>
      <w:r w:rsidR="00D82B63" w:rsidRPr="002D18CA">
        <w:rPr>
          <w:lang w:val="en-US"/>
        </w:rPr>
        <w:t xml:space="preserve">he </w:t>
      </w:r>
      <w:r w:rsidRPr="002D18CA">
        <w:rPr>
          <w:lang w:val="en-US"/>
        </w:rPr>
        <w:t>difference</w:t>
      </w:r>
      <w:r w:rsidR="00D82B63" w:rsidRPr="002D18CA">
        <w:rPr>
          <w:lang w:val="en-US"/>
        </w:rPr>
        <w:t xml:space="preserve"> in mortality rates and </w:t>
      </w:r>
      <w:r w:rsidR="004E7E12">
        <w:rPr>
          <w:lang w:val="en-US"/>
        </w:rPr>
        <w:t>mortalities</w:t>
      </w:r>
      <w:r w:rsidR="00D82B63" w:rsidRPr="002D18CA">
        <w:rPr>
          <w:lang w:val="en-US"/>
        </w:rPr>
        <w:t xml:space="preserve"> per</w:t>
      </w:r>
      <w:r w:rsidR="004E7E12">
        <w:rPr>
          <w:lang w:val="en-US"/>
        </w:rPr>
        <w:t xml:space="preserve"> </w:t>
      </w:r>
      <w:r w:rsidR="00D82B63" w:rsidRPr="002D18CA">
        <w:rPr>
          <w:lang w:val="en-US"/>
        </w:rPr>
        <w:t>million</w:t>
      </w:r>
      <w:r w:rsidR="004E7E12">
        <w:rPr>
          <w:lang w:val="en-US"/>
        </w:rPr>
        <w:t xml:space="preserve"> residents</w:t>
      </w:r>
      <w:r w:rsidR="00D82B63" w:rsidRPr="002D18CA">
        <w:rPr>
          <w:lang w:val="en-US"/>
        </w:rPr>
        <w:t xml:space="preserve"> across </w:t>
      </w:r>
      <w:r w:rsidRPr="002D18CA">
        <w:rPr>
          <w:lang w:val="en-US"/>
        </w:rPr>
        <w:t>emerging markets</w:t>
      </w:r>
      <w:r w:rsidR="00D82B63" w:rsidRPr="002D18CA">
        <w:rPr>
          <w:lang w:val="en-US"/>
        </w:rPr>
        <w:t xml:space="preserve"> provides us with variation that we can use to estimate the effect of country-specific factors on sovereign CDS spreads. Before </w:t>
      </w:r>
      <w:del w:id="164" w:author="Timo Dahler" w:date="2021-02-03T13:06:00Z">
        <w:r w:rsidR="00D82B63" w:rsidRPr="002D18CA" w:rsidDel="00F33953">
          <w:rPr>
            <w:lang w:val="en-US"/>
          </w:rPr>
          <w:delText xml:space="preserve">jumping into </w:delText>
        </w:r>
      </w:del>
      <w:r w:rsidR="00D82B63" w:rsidRPr="002D18CA">
        <w:rPr>
          <w:lang w:val="en-US"/>
        </w:rPr>
        <w:t xml:space="preserve">estimating these effects, </w:t>
      </w:r>
      <w:r w:rsidR="00D82B63" w:rsidRPr="002D18CA">
        <w:rPr>
          <w:lang w:val="en-US"/>
        </w:rPr>
        <w:lastRenderedPageBreak/>
        <w:t xml:space="preserve">let’s have a look at another source of variation: </w:t>
      </w:r>
      <w:r w:rsidR="004E7E12">
        <w:rPr>
          <w:lang w:val="en-US"/>
        </w:rPr>
        <w:t>fiscal</w:t>
      </w:r>
      <w:r w:rsidR="00D82B63" w:rsidRPr="002D18CA">
        <w:rPr>
          <w:lang w:val="en-US"/>
        </w:rPr>
        <w:t xml:space="preserve"> responses of emerging markets to COVID-19. </w:t>
      </w:r>
    </w:p>
    <w:p w14:paraId="4638ECF1" w14:textId="65AF5B6E" w:rsidR="00C010E1" w:rsidRPr="00763A59" w:rsidRDefault="00C010E1" w:rsidP="008A7D47">
      <w:pPr>
        <w:pStyle w:val="Heading2"/>
      </w:pPr>
      <w:bookmarkStart w:id="165" w:name="_Toc52018930"/>
      <w:bookmarkStart w:id="166" w:name="_Toc62486898"/>
      <w:r w:rsidRPr="00763A59">
        <w:t>Fiscal responses</w:t>
      </w:r>
      <w:bookmarkEnd w:id="165"/>
      <w:bookmarkEnd w:id="166"/>
    </w:p>
    <w:p w14:paraId="3406244E" w14:textId="462A0DDA" w:rsidR="0022389C" w:rsidRPr="002D18CA" w:rsidRDefault="007725BD" w:rsidP="00A63211">
      <w:pPr>
        <w:rPr>
          <w:lang w:val="en-US"/>
        </w:rPr>
      </w:pPr>
      <w:r w:rsidRPr="002D18CA">
        <w:rPr>
          <w:lang w:val="en-US"/>
        </w:rPr>
        <w:t xml:space="preserve">The fiscal </w:t>
      </w:r>
      <w:r w:rsidR="0022389C" w:rsidRPr="002D18CA">
        <w:rPr>
          <w:lang w:val="en-US"/>
        </w:rPr>
        <w:t xml:space="preserve">response of emerging markets to </w:t>
      </w:r>
      <w:del w:id="167" w:author="Timo Dahler" w:date="2021-02-03T13:06:00Z">
        <w:r w:rsidR="0022389C" w:rsidRPr="002D18CA" w:rsidDel="00F33953">
          <w:rPr>
            <w:lang w:val="en-US"/>
          </w:rPr>
          <w:delText xml:space="preserve">the impact of </w:delText>
        </w:r>
      </w:del>
      <w:r w:rsidR="0022389C" w:rsidRPr="002D18CA">
        <w:rPr>
          <w:lang w:val="en-US"/>
        </w:rPr>
        <w:t>COVID-19 has been decisive</w:t>
      </w:r>
      <w:r w:rsidR="00ED02ED" w:rsidRPr="002D18CA">
        <w:rPr>
          <w:lang w:val="en-US"/>
        </w:rPr>
        <w:t xml:space="preserve">. </w:t>
      </w:r>
      <w:r w:rsidR="0022389C" w:rsidRPr="002D18CA">
        <w:rPr>
          <w:lang w:val="en-US"/>
        </w:rPr>
        <w:t xml:space="preserve">Except for Saudi Arabia, all </w:t>
      </w:r>
      <w:r w:rsidR="00B34010" w:rsidRPr="002D18CA">
        <w:rPr>
          <w:lang w:val="en-US"/>
        </w:rPr>
        <w:t>emerging markets in our sample</w:t>
      </w:r>
      <w:r w:rsidR="0022389C" w:rsidRPr="002D18CA">
        <w:rPr>
          <w:lang w:val="en-US"/>
        </w:rPr>
        <w:t xml:space="preserve"> engaged in </w:t>
      </w:r>
      <w:del w:id="168" w:author="Timo Dahler" w:date="2021-02-03T13:06:00Z">
        <w:r w:rsidR="0022389C" w:rsidRPr="002D18CA" w:rsidDel="00F33953">
          <w:rPr>
            <w:lang w:val="en-US"/>
          </w:rPr>
          <w:delText xml:space="preserve">some sort of </w:delText>
        </w:r>
      </w:del>
      <w:r w:rsidR="0022389C" w:rsidRPr="002D18CA">
        <w:rPr>
          <w:lang w:val="en-US"/>
        </w:rPr>
        <w:t xml:space="preserve">stimulus </w:t>
      </w:r>
      <w:r w:rsidR="00DC4EB5" w:rsidRPr="002D18CA">
        <w:rPr>
          <w:lang w:val="en-US"/>
        </w:rPr>
        <w:t>(</w:t>
      </w:r>
      <w:r w:rsidR="00BD55F1" w:rsidRPr="002D18CA">
        <w:rPr>
          <w:lang w:val="en-US"/>
        </w:rPr>
        <w:t xml:space="preserve">see </w:t>
      </w:r>
      <w:r w:rsidR="0022389C" w:rsidRPr="002D18CA">
        <w:rPr>
          <w:lang w:val="en-US"/>
        </w:rPr>
        <w:fldChar w:fldCharType="begin"/>
      </w:r>
      <w:r w:rsidR="0022389C" w:rsidRPr="002D18CA">
        <w:rPr>
          <w:lang w:val="en-US"/>
        </w:rPr>
        <w:instrText xml:space="preserve"> REF _Ref61881031 \h  \* MERGEFORMAT </w:instrText>
      </w:r>
      <w:r w:rsidR="0022389C" w:rsidRPr="002D18CA">
        <w:rPr>
          <w:lang w:val="en-US"/>
        </w:rPr>
      </w:r>
      <w:r w:rsidR="0022389C" w:rsidRPr="002D18CA">
        <w:rPr>
          <w:lang w:val="en-US"/>
        </w:rPr>
        <w:fldChar w:fldCharType="separate"/>
      </w:r>
      <w:r w:rsidR="00874176" w:rsidRPr="00874176">
        <w:rPr>
          <w:lang w:val="en-US"/>
        </w:rPr>
        <w:t>Figure 3</w:t>
      </w:r>
      <w:r w:rsidR="0022389C" w:rsidRPr="002D18CA">
        <w:rPr>
          <w:lang w:val="en-US"/>
        </w:rPr>
        <w:fldChar w:fldCharType="end"/>
      </w:r>
      <w:r w:rsidR="00DC4EB5" w:rsidRPr="002D18CA">
        <w:rPr>
          <w:lang w:val="en-US"/>
        </w:rPr>
        <w:t>)</w:t>
      </w:r>
      <w:r w:rsidR="00BD55F1" w:rsidRPr="002D18CA">
        <w:rPr>
          <w:lang w:val="en-US"/>
        </w:rPr>
        <w:t xml:space="preserve"> and t</w:t>
      </w:r>
      <w:r w:rsidR="0022389C" w:rsidRPr="002D18CA">
        <w:rPr>
          <w:lang w:val="en-US"/>
        </w:rPr>
        <w:t xml:space="preserve">he </w:t>
      </w:r>
      <w:ins w:id="169" w:author="Timo Dahler" w:date="2021-02-03T13:07:00Z">
        <w:r w:rsidR="00F33953">
          <w:rPr>
            <w:lang w:val="en-US"/>
          </w:rPr>
          <w:t xml:space="preserve">stimulus </w:t>
        </w:r>
      </w:ins>
      <w:r w:rsidR="0022389C" w:rsidRPr="002D18CA">
        <w:rPr>
          <w:lang w:val="en-US"/>
        </w:rPr>
        <w:t xml:space="preserve">packages include both budgetary and non-budgetary </w:t>
      </w:r>
      <w:r w:rsidR="00BD55F1" w:rsidRPr="002D18CA">
        <w:rPr>
          <w:lang w:val="en-US"/>
        </w:rPr>
        <w:t>provisions</w:t>
      </w:r>
      <w:r w:rsidR="0022389C" w:rsidRPr="002D18CA">
        <w:rPr>
          <w:lang w:val="en-US"/>
        </w:rPr>
        <w:t>. While the stimuli generally look impressive</w:t>
      </w:r>
      <w:r w:rsidR="00DC4EB5" w:rsidRPr="002D18CA">
        <w:rPr>
          <w:lang w:val="en-US"/>
        </w:rPr>
        <w:t xml:space="preserve">, </w:t>
      </w:r>
      <w:proofErr w:type="spellStart"/>
      <w:r w:rsidR="0022389C" w:rsidRPr="002D18CA">
        <w:rPr>
          <w:lang w:val="en-US"/>
        </w:rPr>
        <w:t>Alberola</w:t>
      </w:r>
      <w:proofErr w:type="spellEnd"/>
      <w:r w:rsidR="00A63211">
        <w:rPr>
          <w:lang w:val="en-US"/>
        </w:rPr>
        <w:t>-Ila</w:t>
      </w:r>
      <w:r w:rsidR="0022389C" w:rsidRPr="002D18CA">
        <w:rPr>
          <w:lang w:val="en-US"/>
        </w:rPr>
        <w:t xml:space="preserve"> et al. (2020) point out that they are relatively modest in comparison to stimulus packages of developed countries. In fact, budgetary measures in advanced economies have reached 8.3% of GDP</w:t>
      </w:r>
      <w:r w:rsidR="00DC4EB5" w:rsidRPr="002D18CA">
        <w:rPr>
          <w:lang w:val="en-US"/>
        </w:rPr>
        <w:t xml:space="preserve">, </w:t>
      </w:r>
      <w:r w:rsidR="0022389C" w:rsidRPr="002D18CA">
        <w:rPr>
          <w:lang w:val="en-US"/>
        </w:rPr>
        <w:t>6.6 percentage points higher than in the aftermath of the great financial crisis</w:t>
      </w:r>
      <w:r w:rsidR="00DC4EB5" w:rsidRPr="002D18CA">
        <w:rPr>
          <w:lang w:val="en-US"/>
        </w:rPr>
        <w:t>. In contrast,</w:t>
      </w:r>
      <w:r w:rsidR="0022389C" w:rsidRPr="002D18CA">
        <w:rPr>
          <w:lang w:val="en-US"/>
        </w:rPr>
        <w:t xml:space="preserve"> for emerging markets </w:t>
      </w:r>
      <w:del w:id="170" w:author="Joshua Aizenman" w:date="2021-01-28T10:11:00Z">
        <w:r w:rsidR="0022389C" w:rsidRPr="002D18CA" w:rsidDel="00F97CD3">
          <w:rPr>
            <w:lang w:val="en-US"/>
          </w:rPr>
          <w:delText xml:space="preserve">they </w:delText>
        </w:r>
      </w:del>
      <w:ins w:id="171" w:author="Joshua Aizenman" w:date="2021-01-28T10:11:00Z">
        <w:r w:rsidR="00F97CD3" w:rsidRPr="002D18CA">
          <w:rPr>
            <w:lang w:val="en-US"/>
          </w:rPr>
          <w:t>the</w:t>
        </w:r>
        <w:r w:rsidR="00F97CD3">
          <w:rPr>
            <w:lang w:val="en-US"/>
          </w:rPr>
          <w:t xml:space="preserve"> </w:t>
        </w:r>
      </w:ins>
      <w:ins w:id="172" w:author="Joshua Aizenman" w:date="2021-01-28T10:12:00Z">
        <w:r w:rsidR="00F97CD3">
          <w:rPr>
            <w:lang w:val="en-US"/>
          </w:rPr>
          <w:t>stimulus was on average</w:t>
        </w:r>
      </w:ins>
      <w:ins w:id="173" w:author="Joshua Aizenman" w:date="2021-01-28T10:11:00Z">
        <w:r w:rsidR="00F97CD3" w:rsidRPr="002D18CA">
          <w:rPr>
            <w:lang w:val="en-US"/>
          </w:rPr>
          <w:t xml:space="preserve"> </w:t>
        </w:r>
      </w:ins>
      <w:del w:id="174" w:author="Joshua Aizenman" w:date="2021-01-28T10:12:00Z">
        <w:r w:rsidR="0022389C" w:rsidRPr="002D18CA" w:rsidDel="00F97CD3">
          <w:rPr>
            <w:lang w:val="en-US"/>
          </w:rPr>
          <w:delText xml:space="preserve">represent </w:delText>
        </w:r>
      </w:del>
      <w:r w:rsidR="0022389C" w:rsidRPr="002D18CA">
        <w:rPr>
          <w:lang w:val="en-US"/>
        </w:rPr>
        <w:t>just 2.0%</w:t>
      </w:r>
      <w:r w:rsidR="00DC4EB5" w:rsidRPr="002D18CA">
        <w:rPr>
          <w:lang w:val="en-US"/>
        </w:rPr>
        <w:t xml:space="preserve">, which is </w:t>
      </w:r>
      <w:r w:rsidR="0022389C" w:rsidRPr="002D18CA">
        <w:rPr>
          <w:lang w:val="en-US"/>
        </w:rPr>
        <w:t xml:space="preserve">less than in the great financial crisis. </w:t>
      </w:r>
      <w:r w:rsidR="00DC4EB5" w:rsidRPr="002D18CA">
        <w:rPr>
          <w:lang w:val="en-US"/>
        </w:rPr>
        <w:t xml:space="preserve">Starker than the difference in stimulus </w:t>
      </w:r>
      <w:del w:id="175" w:author="Timo Dahler" w:date="2021-02-03T13:08:00Z">
        <w:r w:rsidR="00DC4EB5" w:rsidRPr="002D18CA" w:rsidDel="00F33953">
          <w:rPr>
            <w:lang w:val="en-US"/>
          </w:rPr>
          <w:delText xml:space="preserve">package </w:delText>
        </w:r>
      </w:del>
      <w:r w:rsidR="00DC4EB5" w:rsidRPr="002D18CA">
        <w:rPr>
          <w:lang w:val="en-US"/>
        </w:rPr>
        <w:t>size between developed and emerging economies is how the stimulus packages are structured</w:t>
      </w:r>
      <w:r w:rsidR="004E3779" w:rsidRPr="002D18CA">
        <w:rPr>
          <w:lang w:val="en-US"/>
        </w:rPr>
        <w:t>:</w:t>
      </w:r>
      <w:r w:rsidR="00DC4EB5" w:rsidRPr="002D18CA">
        <w:rPr>
          <w:lang w:val="en-US"/>
        </w:rPr>
        <w:t xml:space="preserve"> </w:t>
      </w:r>
      <w:r w:rsidR="004E3779" w:rsidRPr="002D18CA">
        <w:rPr>
          <w:lang w:val="en-US"/>
        </w:rPr>
        <w:t>The biggest</w:t>
      </w:r>
      <w:r w:rsidR="00DC4EB5" w:rsidRPr="002D18CA">
        <w:rPr>
          <w:lang w:val="en-US"/>
        </w:rPr>
        <w:t xml:space="preserve"> difference </w:t>
      </w:r>
      <w:r w:rsidR="004E3779" w:rsidRPr="002D18CA">
        <w:rPr>
          <w:lang w:val="en-US"/>
        </w:rPr>
        <w:t>is</w:t>
      </w:r>
      <w:r w:rsidR="00DC4EB5" w:rsidRPr="002D18CA">
        <w:rPr>
          <w:lang w:val="en-US"/>
        </w:rPr>
        <w:t xml:space="preserve"> that credit guarantees are </w:t>
      </w:r>
      <w:r w:rsidR="0022389C" w:rsidRPr="002D18CA">
        <w:rPr>
          <w:lang w:val="en-US"/>
        </w:rPr>
        <w:t xml:space="preserve">6.6% of GDP in advanced economies and only 0.4% in emerging markets. The gap for funding facilities is narrower: 4% of </w:t>
      </w:r>
      <w:r w:rsidR="00192D4D">
        <w:rPr>
          <w:lang w:val="en-US"/>
        </w:rPr>
        <w:t xml:space="preserve">the GDP of </w:t>
      </w:r>
      <w:r w:rsidR="0022389C" w:rsidRPr="002D18CA">
        <w:rPr>
          <w:lang w:val="en-US"/>
        </w:rPr>
        <w:t xml:space="preserve">advanced </w:t>
      </w:r>
      <w:r w:rsidR="00192D4D">
        <w:rPr>
          <w:lang w:val="en-US"/>
        </w:rPr>
        <w:t>economies</w:t>
      </w:r>
      <w:r w:rsidR="0022389C" w:rsidRPr="002D18CA">
        <w:rPr>
          <w:lang w:val="en-US"/>
        </w:rPr>
        <w:t xml:space="preserve"> versus 1.3% in the case of emerging markets. The difference in fiscal stimulus packages between advanced and emerging markets </w:t>
      </w:r>
      <w:r w:rsidR="0019481B">
        <w:rPr>
          <w:lang w:val="en-US"/>
        </w:rPr>
        <w:t>could</w:t>
      </w:r>
      <w:r w:rsidR="0022389C" w:rsidRPr="002D18CA">
        <w:rPr>
          <w:lang w:val="en-US"/>
        </w:rPr>
        <w:t xml:space="preserve"> be a</w:t>
      </w:r>
      <w:r w:rsidR="004E3779" w:rsidRPr="002D18CA">
        <w:rPr>
          <w:lang w:val="en-US"/>
        </w:rPr>
        <w:t xml:space="preserve"> symptom </w:t>
      </w:r>
      <w:r w:rsidR="0022389C" w:rsidRPr="002D18CA">
        <w:rPr>
          <w:lang w:val="en-US"/>
        </w:rPr>
        <w:t xml:space="preserve">of a lack of fiscal space </w:t>
      </w:r>
      <w:r w:rsidR="004E3779" w:rsidRPr="002D18CA">
        <w:rPr>
          <w:lang w:val="en-US"/>
        </w:rPr>
        <w:t>in the case of the latter</w:t>
      </w:r>
      <w:r w:rsidR="0022389C" w:rsidRPr="002D18CA">
        <w:rPr>
          <w:lang w:val="en-US"/>
        </w:rPr>
        <w:t xml:space="preserve">. </w:t>
      </w:r>
      <w:r w:rsidR="0019481B">
        <w:rPr>
          <w:lang w:val="en-US"/>
        </w:rPr>
        <w:t>More</w:t>
      </w:r>
      <w:r w:rsidR="0022389C" w:rsidRPr="002D18CA">
        <w:rPr>
          <w:lang w:val="en-US"/>
        </w:rPr>
        <w:t xml:space="preserve"> likely, however, </w:t>
      </w:r>
      <w:r w:rsidR="004E3779" w:rsidRPr="002D18CA">
        <w:rPr>
          <w:lang w:val="en-US"/>
        </w:rPr>
        <w:t xml:space="preserve">a </w:t>
      </w:r>
      <w:r w:rsidR="0019481B">
        <w:rPr>
          <w:lang w:val="en-US"/>
        </w:rPr>
        <w:t xml:space="preserve">potential </w:t>
      </w:r>
      <w:r w:rsidR="004E3779" w:rsidRPr="002D18CA">
        <w:rPr>
          <w:lang w:val="en-US"/>
        </w:rPr>
        <w:t xml:space="preserve">lack of fiscal space </w:t>
      </w:r>
      <w:r w:rsidR="0022389C" w:rsidRPr="002D18CA">
        <w:rPr>
          <w:lang w:val="en-US"/>
        </w:rPr>
        <w:t>only explain</w:t>
      </w:r>
      <w:r w:rsidR="004E3779" w:rsidRPr="002D18CA">
        <w:rPr>
          <w:lang w:val="en-US"/>
        </w:rPr>
        <w:t>s</w:t>
      </w:r>
      <w:r w:rsidR="0022389C" w:rsidRPr="002D18CA">
        <w:rPr>
          <w:lang w:val="en-US"/>
        </w:rPr>
        <w:t xml:space="preserve"> part of the difference</w:t>
      </w:r>
      <w:r w:rsidR="00B34010" w:rsidRPr="002D18CA">
        <w:rPr>
          <w:lang w:val="en-US"/>
        </w:rPr>
        <w:t xml:space="preserve"> in stimulus size.</w:t>
      </w:r>
      <w:r w:rsidR="0022389C" w:rsidRPr="002D18CA">
        <w:rPr>
          <w:lang w:val="en-US"/>
        </w:rPr>
        <w:t xml:space="preserve"> </w:t>
      </w:r>
      <w:r w:rsidR="0019481B">
        <w:rPr>
          <w:lang w:val="en-US"/>
        </w:rPr>
        <w:t>A</w:t>
      </w:r>
      <w:ins w:id="176" w:author="Joshua Aizenman" w:date="2021-01-28T10:13:00Z">
        <w:r w:rsidR="00F97CD3">
          <w:rPr>
            <w:lang w:val="en-US"/>
          </w:rPr>
          <w:t>nother</w:t>
        </w:r>
      </w:ins>
      <w:r w:rsidR="0019481B">
        <w:rPr>
          <w:lang w:val="en-US"/>
        </w:rPr>
        <w:t xml:space="preserve"> </w:t>
      </w:r>
      <w:del w:id="177" w:author="Joshua Aizenman" w:date="2021-01-28T10:13:00Z">
        <w:r w:rsidR="0019481B" w:rsidDel="00F97CD3">
          <w:rPr>
            <w:lang w:val="en-US"/>
          </w:rPr>
          <w:delText xml:space="preserve">more </w:delText>
        </w:r>
      </w:del>
      <w:r w:rsidR="0019481B">
        <w:rPr>
          <w:lang w:val="en-US"/>
        </w:rPr>
        <w:t>plausible</w:t>
      </w:r>
      <w:r w:rsidR="0022389C" w:rsidRPr="002D18CA">
        <w:rPr>
          <w:lang w:val="en-US"/>
        </w:rPr>
        <w:t xml:space="preserve"> reason </w:t>
      </w:r>
      <w:del w:id="178" w:author="Timo Dahler" w:date="2021-02-03T13:10:00Z">
        <w:r w:rsidR="0022389C" w:rsidRPr="002D18CA" w:rsidDel="00F33953">
          <w:rPr>
            <w:lang w:val="en-US"/>
          </w:rPr>
          <w:delText xml:space="preserve">for the smaller </w:delText>
        </w:r>
        <w:r w:rsidR="00B34010" w:rsidRPr="002D18CA" w:rsidDel="00F33953">
          <w:rPr>
            <w:lang w:val="en-US"/>
          </w:rPr>
          <w:delText>stimulus</w:delText>
        </w:r>
        <w:r w:rsidR="0022389C" w:rsidRPr="002D18CA" w:rsidDel="00F33953">
          <w:rPr>
            <w:lang w:val="en-US"/>
          </w:rPr>
          <w:delText xml:space="preserve"> packages </w:delText>
        </w:r>
        <w:r w:rsidR="0019481B" w:rsidDel="00F33953">
          <w:rPr>
            <w:lang w:val="en-US"/>
          </w:rPr>
          <w:delText xml:space="preserve">of emerging markets </w:delText>
        </w:r>
      </w:del>
      <w:r w:rsidR="0022389C" w:rsidRPr="002D18CA">
        <w:rPr>
          <w:lang w:val="en-US"/>
        </w:rPr>
        <w:t xml:space="preserve">may be the difference in the </w:t>
      </w:r>
      <w:r w:rsidR="004E3779" w:rsidRPr="002D18CA">
        <w:rPr>
          <w:lang w:val="en-US"/>
        </w:rPr>
        <w:t>prevalence and severity</w:t>
      </w:r>
      <w:r w:rsidR="0022389C" w:rsidRPr="002D18CA">
        <w:rPr>
          <w:lang w:val="en-US"/>
        </w:rPr>
        <w:t xml:space="preserve"> of the pandemic</w:t>
      </w:r>
      <w:r w:rsidR="00ED02ED" w:rsidRPr="002D18CA">
        <w:rPr>
          <w:lang w:val="en-US"/>
        </w:rPr>
        <w:t xml:space="preserve"> between advanced and emerging economies. </w:t>
      </w:r>
      <w:r w:rsidR="0022389C" w:rsidRPr="002D18CA">
        <w:rPr>
          <w:lang w:val="en-US"/>
        </w:rPr>
        <w:t xml:space="preserve">COVID-19 </w:t>
      </w:r>
      <w:r w:rsidR="004E3779" w:rsidRPr="002D18CA">
        <w:rPr>
          <w:lang w:val="en-US"/>
        </w:rPr>
        <w:t>proved more lethal in advanced economies</w:t>
      </w:r>
      <w:r w:rsidR="00ED02ED" w:rsidRPr="002D18CA">
        <w:rPr>
          <w:lang w:val="en-US"/>
        </w:rPr>
        <w:t xml:space="preserve"> which on average have</w:t>
      </w:r>
      <w:r w:rsidR="005451B3" w:rsidRPr="002D18CA">
        <w:rPr>
          <w:lang w:val="en-US"/>
        </w:rPr>
        <w:t xml:space="preserve"> </w:t>
      </w:r>
      <w:r w:rsidR="004E3779" w:rsidRPr="002D18CA">
        <w:rPr>
          <w:lang w:val="en-US"/>
        </w:rPr>
        <w:t xml:space="preserve">older populations </w:t>
      </w:r>
      <w:r w:rsidR="00ED02ED" w:rsidRPr="002D18CA">
        <w:rPr>
          <w:lang w:val="en-US"/>
        </w:rPr>
        <w:t>that</w:t>
      </w:r>
      <w:r w:rsidR="005451B3" w:rsidRPr="002D18CA">
        <w:rPr>
          <w:lang w:val="en-US"/>
        </w:rPr>
        <w:t xml:space="preserve"> are more prone</w:t>
      </w:r>
      <w:r w:rsidR="004E3779" w:rsidRPr="002D18CA">
        <w:rPr>
          <w:lang w:val="en-US"/>
        </w:rPr>
        <w:t xml:space="preserve"> to </w:t>
      </w:r>
      <w:del w:id="179" w:author="Timo Dahler" w:date="2021-02-03T13:12:00Z">
        <w:r w:rsidR="0019481B" w:rsidDel="004E64A1">
          <w:rPr>
            <w:lang w:val="en-US"/>
          </w:rPr>
          <w:delText>cardiovascular disease</w:delText>
        </w:r>
        <w:r w:rsidR="00192D4D" w:rsidDel="004E64A1">
          <w:rPr>
            <w:lang w:val="en-US"/>
          </w:rPr>
          <w:delText xml:space="preserve"> and other conditions causing </w:delText>
        </w:r>
      </w:del>
      <w:r w:rsidR="00192D4D">
        <w:rPr>
          <w:lang w:val="en-US"/>
        </w:rPr>
        <w:t>severe symptoms of COVID-19</w:t>
      </w:r>
      <w:del w:id="180" w:author="Timo Dahler" w:date="2021-02-03T13:12:00Z">
        <w:r w:rsidR="00192D4D" w:rsidDel="004E64A1">
          <w:rPr>
            <w:lang w:val="en-US"/>
          </w:rPr>
          <w:delText xml:space="preserve"> </w:delText>
        </w:r>
        <w:r w:rsidR="004E3779" w:rsidRPr="002D18CA" w:rsidDel="004E64A1">
          <w:rPr>
            <w:lang w:val="en-US"/>
          </w:rPr>
          <w:delText xml:space="preserve">than is the case in </w:delText>
        </w:r>
        <w:r w:rsidR="0019481B" w:rsidDel="004E64A1">
          <w:rPr>
            <w:lang w:val="en-US"/>
          </w:rPr>
          <w:delText>developing</w:delText>
        </w:r>
        <w:r w:rsidR="00ED02ED" w:rsidRPr="002D18CA" w:rsidDel="004E64A1">
          <w:rPr>
            <w:lang w:val="en-US"/>
          </w:rPr>
          <w:delText xml:space="preserve"> economies</w:delText>
        </w:r>
        <w:r w:rsidR="004E3779" w:rsidRPr="002D18CA" w:rsidDel="004E64A1">
          <w:rPr>
            <w:lang w:val="en-US"/>
          </w:rPr>
          <w:delText>, particularly</w:delText>
        </w:r>
        <w:r w:rsidR="0022389C" w:rsidRPr="002D18CA" w:rsidDel="004E64A1">
          <w:rPr>
            <w:lang w:val="en-US"/>
          </w:rPr>
          <w:delText xml:space="preserve"> </w:delText>
        </w:r>
        <w:r w:rsidR="00192D4D" w:rsidDel="004E64A1">
          <w:rPr>
            <w:lang w:val="en-US"/>
          </w:rPr>
          <w:delText>developing economies in Asia</w:delText>
        </w:r>
      </w:del>
      <w:r w:rsidR="004E3779" w:rsidRPr="002D18CA">
        <w:rPr>
          <w:lang w:val="en-US"/>
        </w:rPr>
        <w:t xml:space="preserve">. Lastly, another reason for comparatively smaller </w:t>
      </w:r>
      <w:r w:rsidR="005451B3" w:rsidRPr="002D18CA">
        <w:rPr>
          <w:lang w:val="en-US"/>
        </w:rPr>
        <w:t xml:space="preserve">fiscal stimuli in emerging </w:t>
      </w:r>
      <w:r w:rsidR="0019481B">
        <w:rPr>
          <w:lang w:val="en-US"/>
        </w:rPr>
        <w:t>markets</w:t>
      </w:r>
      <w:r w:rsidR="005451B3" w:rsidRPr="002D18CA">
        <w:rPr>
          <w:lang w:val="en-US"/>
        </w:rPr>
        <w:t xml:space="preserve"> is </w:t>
      </w:r>
      <w:r w:rsidR="0019481B">
        <w:rPr>
          <w:lang w:val="en-US"/>
        </w:rPr>
        <w:t>that fiscal stimulus is</w:t>
      </w:r>
      <w:r w:rsidR="005451B3" w:rsidRPr="002D18CA">
        <w:rPr>
          <w:lang w:val="en-US"/>
        </w:rPr>
        <w:t xml:space="preserve"> a substitute to monetary </w:t>
      </w:r>
      <w:r w:rsidR="0019481B">
        <w:rPr>
          <w:lang w:val="en-US"/>
        </w:rPr>
        <w:t xml:space="preserve">stimulus: </w:t>
      </w:r>
      <w:r w:rsidR="0022389C" w:rsidRPr="002D18CA">
        <w:rPr>
          <w:lang w:val="en-US"/>
        </w:rPr>
        <w:t xml:space="preserve">emerging markets have been able to take advantage of more room to cut policy rates than their advanced economy counterparts. At the start of 2020, policy rates in emerging markets were on average 4.9% (excluding Argentina) whereas the average policy rates in advanced economies were at 0.4%. Since then, emerging markets have cut policy rates by around 114 basis points, almost three times the 40 basis points cut of advanced economies. However, </w:t>
      </w:r>
      <w:r w:rsidR="00F7630A" w:rsidRPr="002D18CA">
        <w:rPr>
          <w:lang w:val="en-US"/>
        </w:rPr>
        <w:fldChar w:fldCharType="begin"/>
      </w:r>
      <w:r w:rsidR="00F7630A" w:rsidRPr="002D18CA">
        <w:rPr>
          <w:lang w:val="en-US"/>
        </w:rPr>
        <w:instrText xml:space="preserve"> REF _Ref61882200 \h  \* MERGEFORMAT </w:instrText>
      </w:r>
      <w:r w:rsidR="00F7630A" w:rsidRPr="002D18CA">
        <w:rPr>
          <w:lang w:val="en-US"/>
        </w:rPr>
      </w:r>
      <w:r w:rsidR="00F7630A" w:rsidRPr="002D18CA">
        <w:rPr>
          <w:lang w:val="en-US"/>
        </w:rPr>
        <w:fldChar w:fldCharType="separate"/>
      </w:r>
      <w:r w:rsidR="00874176" w:rsidRPr="00874176">
        <w:rPr>
          <w:lang w:val="en-US"/>
        </w:rPr>
        <w:t>Figure 6</w:t>
      </w:r>
      <w:r w:rsidR="00F7630A" w:rsidRPr="002D18CA">
        <w:rPr>
          <w:lang w:val="en-US"/>
        </w:rPr>
        <w:fldChar w:fldCharType="end"/>
      </w:r>
      <w:r w:rsidR="0022389C" w:rsidRPr="002D18CA">
        <w:rPr>
          <w:lang w:val="en-US"/>
        </w:rPr>
        <w:t xml:space="preserve"> makes i</w:t>
      </w:r>
      <w:r w:rsidR="00192D4D">
        <w:rPr>
          <w:lang w:val="en-US"/>
        </w:rPr>
        <w:t>t</w:t>
      </w:r>
      <w:r w:rsidR="0022389C" w:rsidRPr="002D18CA">
        <w:rPr>
          <w:lang w:val="en-US"/>
        </w:rPr>
        <w:t xml:space="preserve"> clear that rate cuts alone are no silver bullet for emerging markets. Particularly for the oil exporting countries (except for Mexico, which largely hedges oil revenues), rate </w:t>
      </w:r>
      <w:r w:rsidR="0074639A" w:rsidRPr="002D18CA">
        <w:rPr>
          <w:lang w:val="en-US"/>
        </w:rPr>
        <w:t>cuts necessitated</w:t>
      </w:r>
      <w:r w:rsidR="0022389C" w:rsidRPr="002D18CA">
        <w:rPr>
          <w:lang w:val="en-US"/>
        </w:rPr>
        <w:t xml:space="preserve"> interventions in foreign exchange markets</w:t>
      </w:r>
      <w:r w:rsidR="00F7630A" w:rsidRPr="002D18CA">
        <w:rPr>
          <w:lang w:val="en-US"/>
        </w:rPr>
        <w:t xml:space="preserve"> </w:t>
      </w:r>
      <w:r w:rsidR="0074639A" w:rsidRPr="002D18CA">
        <w:rPr>
          <w:lang w:val="en-US"/>
        </w:rPr>
        <w:t>and the</w:t>
      </w:r>
      <w:r w:rsidR="00F7630A" w:rsidRPr="002D18CA">
        <w:rPr>
          <w:lang w:val="en-US"/>
        </w:rPr>
        <w:t xml:space="preserve"> reduction of foreign reserves</w:t>
      </w:r>
      <w:r w:rsidR="0074639A" w:rsidRPr="002D18CA">
        <w:rPr>
          <w:lang w:val="en-US"/>
        </w:rPr>
        <w:t xml:space="preserve"> to stabilize currencies. </w:t>
      </w:r>
    </w:p>
    <w:p w14:paraId="2605F61D" w14:textId="34792F04" w:rsidR="001C7E72" w:rsidRPr="00855A13" w:rsidRDefault="001C7E72" w:rsidP="008A7D47">
      <w:pPr>
        <w:pStyle w:val="Heading2"/>
      </w:pPr>
      <w:bookmarkStart w:id="181" w:name="_Toc52018931"/>
      <w:bookmarkStart w:id="182" w:name="_Toc62486899"/>
      <w:r w:rsidRPr="00855A13">
        <w:t>Sovereign CDS spread</w:t>
      </w:r>
      <w:bookmarkEnd w:id="181"/>
      <w:r w:rsidRPr="00855A13">
        <w:t xml:space="preserve"> changes</w:t>
      </w:r>
      <w:bookmarkEnd w:id="182"/>
    </w:p>
    <w:p w14:paraId="702D2AC5" w14:textId="151E9BBC" w:rsidR="00B17C9B" w:rsidRDefault="00F7630A" w:rsidP="00B17C9B">
      <w:pPr>
        <w:rPr>
          <w:lang w:val="en-US"/>
        </w:rPr>
      </w:pPr>
      <w:r w:rsidRPr="002D18CA">
        <w:rPr>
          <w:lang w:val="en-US"/>
        </w:rPr>
        <w:t xml:space="preserve">Similar to the variance in </w:t>
      </w:r>
      <w:del w:id="183" w:author="Timo Dahler" w:date="2021-02-03T13:15:00Z">
        <w:r w:rsidRPr="002D18CA" w:rsidDel="004E64A1">
          <w:rPr>
            <w:lang w:val="en-US"/>
          </w:rPr>
          <w:delText xml:space="preserve">foreign reserve changes and </w:delText>
        </w:r>
      </w:del>
      <w:ins w:id="184" w:author="Timo Dahler" w:date="2021-02-03T13:15:00Z">
        <w:r w:rsidR="004E64A1">
          <w:rPr>
            <w:lang w:val="en-US"/>
          </w:rPr>
          <w:t xml:space="preserve">mortality patterns and </w:t>
        </w:r>
      </w:ins>
      <w:del w:id="185" w:author="Timo Dahler" w:date="2021-02-03T13:15:00Z">
        <w:r w:rsidRPr="002D18CA" w:rsidDel="004E64A1">
          <w:rPr>
            <w:lang w:val="en-US"/>
          </w:rPr>
          <w:delText xml:space="preserve">fiscal </w:delText>
        </w:r>
      </w:del>
      <w:r w:rsidRPr="002D18CA">
        <w:rPr>
          <w:lang w:val="en-US"/>
        </w:rPr>
        <w:t xml:space="preserve">stimulus </w:t>
      </w:r>
      <w:del w:id="186" w:author="Timo Dahler" w:date="2021-02-03T13:15:00Z">
        <w:r w:rsidRPr="002D18CA" w:rsidDel="004E64A1">
          <w:rPr>
            <w:lang w:val="en-US"/>
          </w:rPr>
          <w:delText xml:space="preserve">sizes </w:delText>
        </w:r>
      </w:del>
      <w:ins w:id="187" w:author="Timo Dahler" w:date="2021-02-03T13:15:00Z">
        <w:r w:rsidR="004E64A1">
          <w:rPr>
            <w:lang w:val="en-US"/>
          </w:rPr>
          <w:t>size</w:t>
        </w:r>
        <w:r w:rsidR="004E64A1" w:rsidRPr="002D18CA">
          <w:rPr>
            <w:lang w:val="en-US"/>
          </w:rPr>
          <w:t xml:space="preserve"> </w:t>
        </w:r>
      </w:ins>
      <w:r w:rsidRPr="002D18CA">
        <w:rPr>
          <w:lang w:val="en-US"/>
        </w:rPr>
        <w:t xml:space="preserve">across emerging markets, there </w:t>
      </w:r>
      <w:r w:rsidR="007725BD" w:rsidRPr="002D18CA">
        <w:rPr>
          <w:lang w:val="en-US"/>
        </w:rPr>
        <w:t xml:space="preserve">is variance </w:t>
      </w:r>
      <w:r w:rsidRPr="002D18CA">
        <w:rPr>
          <w:lang w:val="en-US"/>
        </w:rPr>
        <w:t>in</w:t>
      </w:r>
      <w:r w:rsidR="007725BD" w:rsidRPr="002D18CA">
        <w:rPr>
          <w:lang w:val="en-US"/>
        </w:rPr>
        <w:t xml:space="preserve"> </w:t>
      </w:r>
      <w:r w:rsidRPr="002D18CA">
        <w:rPr>
          <w:lang w:val="en-US"/>
        </w:rPr>
        <w:t xml:space="preserve">sovereign CDS spreads </w:t>
      </w:r>
      <w:r w:rsidR="007725BD" w:rsidRPr="002D18CA">
        <w:rPr>
          <w:lang w:val="en-US"/>
        </w:rPr>
        <w:t>across emerging markets (</w:t>
      </w:r>
      <w:r w:rsidR="00ED6CB7" w:rsidRPr="002D18CA">
        <w:rPr>
          <w:lang w:val="en-US"/>
        </w:rPr>
        <w:fldChar w:fldCharType="begin"/>
      </w:r>
      <w:r w:rsidR="00ED6CB7" w:rsidRPr="002D18CA">
        <w:rPr>
          <w:lang w:val="en-US"/>
        </w:rPr>
        <w:instrText xml:space="preserve"> REF _Ref61882995 \h  \* MERGEFORMAT </w:instrText>
      </w:r>
      <w:r w:rsidR="00ED6CB7" w:rsidRPr="002D18CA">
        <w:rPr>
          <w:lang w:val="en-US"/>
        </w:rPr>
      </w:r>
      <w:r w:rsidR="00ED6CB7" w:rsidRPr="002D18CA">
        <w:rPr>
          <w:lang w:val="en-US"/>
        </w:rPr>
        <w:fldChar w:fldCharType="separate"/>
      </w:r>
      <w:r w:rsidR="00874176" w:rsidRPr="00874176">
        <w:rPr>
          <w:lang w:val="en-US"/>
        </w:rPr>
        <w:t>Figure 7</w:t>
      </w:r>
      <w:r w:rsidR="00ED6CB7" w:rsidRPr="002D18CA">
        <w:rPr>
          <w:lang w:val="en-US"/>
        </w:rPr>
        <w:fldChar w:fldCharType="end"/>
      </w:r>
      <w:r w:rsidR="007725BD" w:rsidRPr="002D18CA">
        <w:rPr>
          <w:lang w:val="en-US"/>
        </w:rPr>
        <w:t>)</w:t>
      </w:r>
      <w:r w:rsidRPr="002D18CA">
        <w:rPr>
          <w:lang w:val="en-US"/>
        </w:rPr>
        <w:t>. Interestingly, the time and cross-country variance in sovereign CDS spreads among emerging markets is more pronounced than for developed economies (</w:t>
      </w:r>
      <w:r w:rsidR="00ED6CB7" w:rsidRPr="002D18CA">
        <w:rPr>
          <w:lang w:val="en-US"/>
        </w:rPr>
        <w:fldChar w:fldCharType="begin"/>
      </w:r>
      <w:r w:rsidR="00ED6CB7" w:rsidRPr="002D18CA">
        <w:rPr>
          <w:lang w:val="en-US"/>
        </w:rPr>
        <w:instrText xml:space="preserve"> REF _Ref61883008 \h  \* MERGEFORMAT </w:instrText>
      </w:r>
      <w:r w:rsidR="00ED6CB7" w:rsidRPr="002D18CA">
        <w:rPr>
          <w:lang w:val="en-US"/>
        </w:rPr>
      </w:r>
      <w:r w:rsidR="00ED6CB7" w:rsidRPr="002D18CA">
        <w:rPr>
          <w:lang w:val="en-US"/>
        </w:rPr>
        <w:fldChar w:fldCharType="separate"/>
      </w:r>
      <w:r w:rsidR="00874176" w:rsidRPr="00874176">
        <w:rPr>
          <w:lang w:val="en-US"/>
        </w:rPr>
        <w:t>Figure 8</w:t>
      </w:r>
      <w:r w:rsidR="00ED6CB7" w:rsidRPr="002D18CA">
        <w:rPr>
          <w:lang w:val="en-US"/>
        </w:rPr>
        <w:fldChar w:fldCharType="end"/>
      </w:r>
      <w:r w:rsidRPr="002D18CA">
        <w:rPr>
          <w:lang w:val="en-US"/>
        </w:rPr>
        <w:t xml:space="preserve">). </w:t>
      </w:r>
      <w:r w:rsidR="00B17C9B">
        <w:rPr>
          <w:lang w:val="en-US"/>
        </w:rPr>
        <w:t xml:space="preserve">Crucially, the variation in CDS spreads across emerging markets and </w:t>
      </w:r>
      <w:r w:rsidR="00192D4D">
        <w:rPr>
          <w:lang w:val="en-US"/>
        </w:rPr>
        <w:t>across</w:t>
      </w:r>
      <w:r w:rsidR="00B17C9B">
        <w:rPr>
          <w:lang w:val="en-US"/>
        </w:rPr>
        <w:t xml:space="preserve"> time allows us to </w:t>
      </w:r>
      <w:r w:rsidR="00B17C9B" w:rsidRPr="002D18CA">
        <w:rPr>
          <w:lang w:val="en-US"/>
        </w:rPr>
        <w:t>estimate the effect of country-specific factors on sovereign CDS spreads</w:t>
      </w:r>
      <w:r w:rsidR="00B17C9B">
        <w:rPr>
          <w:lang w:val="en-US"/>
        </w:rPr>
        <w:t>.</w:t>
      </w:r>
    </w:p>
    <w:p w14:paraId="479141B6" w14:textId="77777777" w:rsidR="00855A13" w:rsidRPr="002D18CA" w:rsidRDefault="00855A13" w:rsidP="00855A13">
      <w:pPr>
        <w:rPr>
          <w:lang w:val="en-US"/>
        </w:rPr>
      </w:pPr>
    </w:p>
    <w:p w14:paraId="4B007F28" w14:textId="15118A92" w:rsidR="0026247D" w:rsidRPr="002D18CA" w:rsidRDefault="007725BD" w:rsidP="00B17C9B">
      <w:pPr>
        <w:rPr>
          <w:lang w:val="en-US"/>
        </w:rPr>
      </w:pPr>
      <w:r w:rsidRPr="002D18CA">
        <w:rPr>
          <w:lang w:val="en-US"/>
        </w:rPr>
        <w:t xml:space="preserve">In summary, </w:t>
      </w:r>
      <w:del w:id="188" w:author="Timo Dahler" w:date="2021-02-03T13:17:00Z">
        <w:r w:rsidRPr="002D18CA" w:rsidDel="004E64A1">
          <w:rPr>
            <w:lang w:val="en-US"/>
          </w:rPr>
          <w:delText xml:space="preserve">all emerging markets had to pay economic and human tolls in the </w:delText>
        </w:r>
        <w:r w:rsidR="001C7E72" w:rsidRPr="002D18CA" w:rsidDel="004E64A1">
          <w:rPr>
            <w:lang w:val="en-US"/>
          </w:rPr>
          <w:delText>wake of the outbreak</w:delText>
        </w:r>
        <w:r w:rsidRPr="002D18CA" w:rsidDel="004E64A1">
          <w:rPr>
            <w:lang w:val="en-US"/>
          </w:rPr>
          <w:delText xml:space="preserve"> of COVID-19. However, there</w:delText>
        </w:r>
      </w:del>
      <w:ins w:id="189" w:author="Timo Dahler" w:date="2021-02-03T13:17:00Z">
        <w:r w:rsidR="004E64A1">
          <w:rPr>
            <w:lang w:val="en-US"/>
          </w:rPr>
          <w:t>there</w:t>
        </w:r>
      </w:ins>
      <w:r w:rsidRPr="002D18CA">
        <w:rPr>
          <w:lang w:val="en-US"/>
        </w:rPr>
        <w:t xml:space="preserve"> is variation in how countries </w:t>
      </w:r>
      <w:r w:rsidR="0026247D" w:rsidRPr="002D18CA">
        <w:rPr>
          <w:lang w:val="en-US"/>
        </w:rPr>
        <w:t>handled the pandemic in terms of public health dynamics, fiscal response</w:t>
      </w:r>
      <w:r w:rsidR="001C7E72" w:rsidRPr="002D18CA">
        <w:rPr>
          <w:lang w:val="en-US"/>
        </w:rPr>
        <w:t>s</w:t>
      </w:r>
      <w:r w:rsidR="0026247D" w:rsidRPr="002D18CA">
        <w:rPr>
          <w:lang w:val="en-US"/>
        </w:rPr>
        <w:t xml:space="preserve">, and sovereign CDS spreads. </w:t>
      </w:r>
      <w:r w:rsidR="001C7E72" w:rsidRPr="002D18CA">
        <w:rPr>
          <w:lang w:val="en-US"/>
        </w:rPr>
        <w:t xml:space="preserve">This variation can be </w:t>
      </w:r>
      <w:r w:rsidR="001C7E72" w:rsidRPr="002D18CA">
        <w:rPr>
          <w:lang w:val="en-US"/>
        </w:rPr>
        <w:lastRenderedPageBreak/>
        <w:t>used to</w:t>
      </w:r>
      <w:r w:rsidR="00C010E1" w:rsidRPr="002D18CA">
        <w:rPr>
          <w:lang w:val="en-US"/>
        </w:rPr>
        <w:t xml:space="preserve"> investigate </w:t>
      </w:r>
      <w:r w:rsidR="002A76ED" w:rsidRPr="002D18CA">
        <w:rPr>
          <w:lang w:val="en-US"/>
        </w:rPr>
        <w:t>how sovereign</w:t>
      </w:r>
      <w:r w:rsidR="00C010E1" w:rsidRPr="002D18CA">
        <w:rPr>
          <w:lang w:val="en-US"/>
        </w:rPr>
        <w:t xml:space="preserve"> CDS spreads </w:t>
      </w:r>
      <w:r w:rsidR="002A76ED" w:rsidRPr="002D18CA">
        <w:rPr>
          <w:lang w:val="en-US"/>
        </w:rPr>
        <w:t>reacted to COVID-19, which we do in the following section</w:t>
      </w:r>
      <w:r w:rsidR="00192D4D">
        <w:rPr>
          <w:lang w:val="en-US"/>
        </w:rPr>
        <w:t>.</w:t>
      </w:r>
      <w:r w:rsidR="002A76ED" w:rsidRPr="002D18CA">
        <w:rPr>
          <w:lang w:val="en-US"/>
        </w:rPr>
        <w:t xml:space="preserve"> </w:t>
      </w:r>
    </w:p>
    <w:p w14:paraId="5210CEE3" w14:textId="77777777" w:rsidR="00201AF3" w:rsidRPr="00B17C9B" w:rsidRDefault="00201AF3" w:rsidP="00B17C9B">
      <w:pPr>
        <w:pStyle w:val="Heading1"/>
      </w:pPr>
      <w:bookmarkStart w:id="190" w:name="_Ref62067317"/>
      <w:bookmarkStart w:id="191" w:name="_Toc62486900"/>
      <w:r w:rsidRPr="00B17C9B">
        <w:t>Analysis of COVID-19 dominance</w:t>
      </w:r>
      <w:bookmarkEnd w:id="190"/>
      <w:bookmarkEnd w:id="191"/>
    </w:p>
    <w:p w14:paraId="1D8DBB63" w14:textId="77777777" w:rsidR="00201AF3" w:rsidRPr="00B17C9B" w:rsidRDefault="00201AF3" w:rsidP="00B17C9B">
      <w:pPr>
        <w:pStyle w:val="Heading2"/>
      </w:pPr>
      <w:bookmarkStart w:id="192" w:name="_Ref62067379"/>
      <w:bookmarkStart w:id="193" w:name="_Toc62486901"/>
      <w:r w:rsidRPr="00B17C9B">
        <w:t>Are sovereign CDS spread drivers time-varying?</w:t>
      </w:r>
      <w:bookmarkEnd w:id="192"/>
      <w:bookmarkEnd w:id="193"/>
      <w:r w:rsidRPr="00B17C9B">
        <w:t xml:space="preserve"> </w:t>
      </w:r>
    </w:p>
    <w:p w14:paraId="04312873" w14:textId="0F81723B" w:rsidR="003B20BB" w:rsidRDefault="002A76ED" w:rsidP="00B17C9B">
      <w:pPr>
        <w:rPr>
          <w:lang w:val="en-US"/>
        </w:rPr>
      </w:pPr>
      <w:r w:rsidRPr="002D18CA">
        <w:rPr>
          <w:lang w:val="en-US"/>
        </w:rPr>
        <w:t xml:space="preserve">In this section, our primary goal is to establish if COVID-19 lead to a time-varying relationship of </w:t>
      </w:r>
      <w:del w:id="194" w:author="Timo Dahler" w:date="2021-02-03T13:18:00Z">
        <w:r w:rsidRPr="002D18CA" w:rsidDel="004E64A1">
          <w:rPr>
            <w:lang w:val="en-US"/>
          </w:rPr>
          <w:delText xml:space="preserve">the determinants of </w:delText>
        </w:r>
      </w:del>
      <w:r w:rsidRPr="002D18CA">
        <w:rPr>
          <w:lang w:val="en-US"/>
        </w:rPr>
        <w:t>sovereign CDS spread</w:t>
      </w:r>
      <w:ins w:id="195" w:author="Timo Dahler" w:date="2021-02-03T13:18:00Z">
        <w:r w:rsidR="004E64A1">
          <w:rPr>
            <w:lang w:val="en-US"/>
          </w:rPr>
          <w:t xml:space="preserve"> determinants</w:t>
        </w:r>
      </w:ins>
      <w:del w:id="196" w:author="Timo Dahler" w:date="2021-02-03T13:18:00Z">
        <w:r w:rsidRPr="002D18CA" w:rsidDel="004E64A1">
          <w:rPr>
            <w:lang w:val="en-US"/>
          </w:rPr>
          <w:delText>s</w:delText>
        </w:r>
      </w:del>
      <w:r w:rsidRPr="002D18CA">
        <w:rPr>
          <w:lang w:val="en-US"/>
        </w:rPr>
        <w:t xml:space="preserve">. </w:t>
      </w:r>
      <w:del w:id="197" w:author="Timo Dahler" w:date="2021-02-03T13:18:00Z">
        <w:r w:rsidR="00147EF6" w:rsidRPr="002D18CA" w:rsidDel="004E64A1">
          <w:rPr>
            <w:lang w:val="en-US"/>
          </w:rPr>
          <w:delText xml:space="preserve">To do so, </w:delText>
        </w:r>
      </w:del>
      <w:ins w:id="198" w:author="Timo Dahler" w:date="2021-02-03T13:18:00Z">
        <w:r w:rsidR="004E64A1">
          <w:rPr>
            <w:lang w:val="en-US"/>
          </w:rPr>
          <w:t>W</w:t>
        </w:r>
      </w:ins>
      <w:del w:id="199" w:author="Timo Dahler" w:date="2021-02-03T13:18:00Z">
        <w:r w:rsidR="00147EF6" w:rsidRPr="002D18CA" w:rsidDel="004E64A1">
          <w:rPr>
            <w:lang w:val="en-US"/>
          </w:rPr>
          <w:delText>w</w:delText>
        </w:r>
      </w:del>
      <w:r w:rsidR="00147EF6" w:rsidRPr="002D18CA">
        <w:rPr>
          <w:lang w:val="en-US"/>
        </w:rPr>
        <w:t xml:space="preserve">e </w:t>
      </w:r>
      <w:proofErr w:type="gramStart"/>
      <w:r w:rsidR="00147EF6" w:rsidRPr="002D18CA">
        <w:rPr>
          <w:lang w:val="en-US"/>
        </w:rPr>
        <w:t>propose</w:t>
      </w:r>
      <w:proofErr w:type="gramEnd"/>
      <w:r w:rsidR="00147EF6" w:rsidRPr="002D18CA">
        <w:rPr>
          <w:lang w:val="en-US"/>
        </w:rPr>
        <w:t xml:space="preserve"> a two-stage econometric</w:t>
      </w:r>
      <w:r w:rsidR="0089776F" w:rsidRPr="002D18CA">
        <w:rPr>
          <w:lang w:val="en-US"/>
        </w:rPr>
        <w:t xml:space="preserve"> approach.</w:t>
      </w:r>
      <w:r w:rsidR="00147EF6" w:rsidRPr="002D18CA">
        <w:rPr>
          <w:lang w:val="en-US"/>
        </w:rPr>
        <w:t xml:space="preserve"> </w:t>
      </w:r>
    </w:p>
    <w:p w14:paraId="3398BBD7" w14:textId="77777777" w:rsidR="00B17C9B" w:rsidRPr="002D18CA" w:rsidRDefault="00B17C9B" w:rsidP="00B17C9B">
      <w:pPr>
        <w:rPr>
          <w:lang w:val="en-US"/>
        </w:rPr>
      </w:pPr>
    </w:p>
    <w:p w14:paraId="5D3B5BCD" w14:textId="76D76927" w:rsidR="0089776F" w:rsidRPr="002D18CA" w:rsidDel="004E64A1" w:rsidRDefault="00B478C2" w:rsidP="00B17C9B">
      <w:pPr>
        <w:rPr>
          <w:del w:id="200" w:author="Timo Dahler" w:date="2021-02-03T13:20:00Z"/>
          <w:lang w:val="en-US"/>
        </w:rPr>
      </w:pPr>
      <w:r w:rsidRPr="002D18CA">
        <w:rPr>
          <w:lang w:val="en-US"/>
        </w:rPr>
        <w:t>In the first stage, we estimate a heterogeneous multi-factor model using daily data for thirty investible emerging market</w:t>
      </w:r>
      <w:r w:rsidR="003B77CA">
        <w:rPr>
          <w:lang w:val="en-US"/>
        </w:rPr>
        <w:t>s</w:t>
      </w:r>
      <w:r w:rsidRPr="002D18CA">
        <w:rPr>
          <w:lang w:val="en-US"/>
        </w:rPr>
        <w:t xml:space="preserve"> </w:t>
      </w:r>
      <w:r w:rsidR="0089776F" w:rsidRPr="002D18CA">
        <w:rPr>
          <w:lang w:val="en-US"/>
        </w:rPr>
        <w:t xml:space="preserve">for the period </w:t>
      </w:r>
      <w:r w:rsidRPr="002D18CA">
        <w:rPr>
          <w:lang w:val="en-US"/>
        </w:rPr>
        <w:t>January 2014 through June 2019.</w:t>
      </w:r>
      <w:r w:rsidR="0089776F" w:rsidRPr="002D18CA">
        <w:rPr>
          <w:lang w:val="en-US"/>
        </w:rPr>
        <w:t xml:space="preserve"> The explanatory variables in the model capture global and regional risk factors</w:t>
      </w:r>
      <w:r w:rsidR="00147D04" w:rsidRPr="002D18CA">
        <w:rPr>
          <w:lang w:val="en-US"/>
        </w:rPr>
        <w:t>.</w:t>
      </w:r>
      <w:r w:rsidR="0089776F" w:rsidRPr="002D18CA">
        <w:rPr>
          <w:lang w:val="en-US"/>
        </w:rPr>
        <w:t xml:space="preserve"> </w:t>
      </w:r>
    </w:p>
    <w:p w14:paraId="6C995DFE" w14:textId="1FCD25F6" w:rsidR="00333704" w:rsidRDefault="0089776F" w:rsidP="00B17C9B">
      <w:pPr>
        <w:rPr>
          <w:lang w:val="en-US"/>
        </w:rPr>
      </w:pPr>
      <w:r w:rsidRPr="002D18CA">
        <w:rPr>
          <w:lang w:val="en-US"/>
        </w:rPr>
        <w:t>In the second stage, using a synthetic control-type procedure to extrapolate the model-implied changes in CDS spreads</w:t>
      </w:r>
      <w:ins w:id="201" w:author="Timo Dahler" w:date="2021-02-03T13:21:00Z">
        <w:r w:rsidR="004E64A1">
          <w:rPr>
            <w:lang w:val="en-US"/>
          </w:rPr>
          <w:t xml:space="preserve"> </w:t>
        </w:r>
      </w:ins>
      <w:del w:id="202" w:author="Timo Dahler" w:date="2021-02-03T13:21:00Z">
        <w:r w:rsidRPr="002D18CA" w:rsidDel="004E64A1">
          <w:rPr>
            <w:lang w:val="en-US"/>
          </w:rPr>
          <w:delText>—</w:delText>
        </w:r>
      </w:del>
      <w:r w:rsidRPr="002D18CA">
        <w:rPr>
          <w:lang w:val="en-US"/>
        </w:rPr>
        <w:t xml:space="preserve">given </w:t>
      </w:r>
      <w:ins w:id="203" w:author="Timo Dahler" w:date="2021-02-03T13:21:00Z">
        <w:r w:rsidR="004E64A1">
          <w:rPr>
            <w:lang w:val="en-US"/>
          </w:rPr>
          <w:t xml:space="preserve">the </w:t>
        </w:r>
      </w:ins>
      <w:r w:rsidRPr="002D18CA">
        <w:rPr>
          <w:lang w:val="en-US"/>
        </w:rPr>
        <w:t>realized values of the factors</w:t>
      </w:r>
      <w:ins w:id="204" w:author="Timo Dahler" w:date="2021-02-03T13:21:00Z">
        <w:r w:rsidR="004E64A1">
          <w:rPr>
            <w:lang w:val="en-US"/>
          </w:rPr>
          <w:t xml:space="preserve">, </w:t>
        </w:r>
      </w:ins>
      <w:del w:id="205" w:author="Timo Dahler" w:date="2021-02-03T13:21:00Z">
        <w:r w:rsidRPr="002D18CA" w:rsidDel="004E64A1">
          <w:rPr>
            <w:lang w:val="en-US"/>
          </w:rPr>
          <w:delText>—</w:delText>
        </w:r>
      </w:del>
      <w:r w:rsidRPr="002D18CA">
        <w:rPr>
          <w:lang w:val="en-US"/>
        </w:rPr>
        <w:t xml:space="preserve">we evaluate the model’s out-of-sample properties for the period between July 2019 and June 2020. </w:t>
      </w:r>
    </w:p>
    <w:p w14:paraId="6D4526EF" w14:textId="77777777" w:rsidR="00333704" w:rsidRDefault="00333704" w:rsidP="00B17C9B">
      <w:pPr>
        <w:rPr>
          <w:lang w:val="en-US"/>
        </w:rPr>
      </w:pPr>
    </w:p>
    <w:p w14:paraId="622C8D31" w14:textId="777DB5B8" w:rsidR="0024030D" w:rsidRDefault="0089776F" w:rsidP="00B17C9B">
      <w:pPr>
        <w:rPr>
          <w:lang w:val="en-US"/>
        </w:rPr>
      </w:pPr>
      <w:r w:rsidRPr="002D18CA">
        <w:rPr>
          <w:lang w:val="en-US"/>
        </w:rPr>
        <w:t xml:space="preserve">Selecting this approach </w:t>
      </w:r>
      <w:del w:id="206" w:author="Timo Dahler" w:date="2021-02-03T13:21:00Z">
        <w:r w:rsidRPr="002D18CA" w:rsidDel="004E64A1">
          <w:rPr>
            <w:lang w:val="en-US"/>
          </w:rPr>
          <w:delText xml:space="preserve">and </w:delText>
        </w:r>
        <w:r w:rsidR="000D1A10" w:rsidRPr="002D18CA" w:rsidDel="004E64A1">
          <w:rPr>
            <w:lang w:val="en-US"/>
          </w:rPr>
          <w:delText>the</w:delText>
        </w:r>
        <w:r w:rsidRPr="002D18CA" w:rsidDel="004E64A1">
          <w:rPr>
            <w:lang w:val="en-US"/>
          </w:rPr>
          <w:delText xml:space="preserve"> specific time </w:delText>
        </w:r>
        <w:r w:rsidR="000D1A10" w:rsidRPr="002D18CA" w:rsidDel="004E64A1">
          <w:rPr>
            <w:lang w:val="en-US"/>
          </w:rPr>
          <w:delText>period to</w:delText>
        </w:r>
        <w:r w:rsidRPr="002D18CA" w:rsidDel="004E64A1">
          <w:rPr>
            <w:lang w:val="en-US"/>
          </w:rPr>
          <w:delText xml:space="preserve"> </w:delText>
        </w:r>
        <w:r w:rsidR="000D1A10" w:rsidRPr="002D18CA" w:rsidDel="004E64A1">
          <w:rPr>
            <w:lang w:val="en-US"/>
          </w:rPr>
          <w:delText>extrapolate</w:delText>
        </w:r>
        <w:r w:rsidRPr="002D18CA" w:rsidDel="004E64A1">
          <w:rPr>
            <w:lang w:val="en-US"/>
          </w:rPr>
          <w:delText xml:space="preserve"> the model </w:delText>
        </w:r>
      </w:del>
      <w:r w:rsidRPr="002D18CA">
        <w:rPr>
          <w:lang w:val="en-US"/>
        </w:rPr>
        <w:t xml:space="preserve">has </w:t>
      </w:r>
      <w:r w:rsidR="0024030D" w:rsidRPr="002D18CA">
        <w:rPr>
          <w:lang w:val="en-US"/>
        </w:rPr>
        <w:t>two</w:t>
      </w:r>
      <w:r w:rsidRPr="002D18CA">
        <w:rPr>
          <w:lang w:val="en-US"/>
        </w:rPr>
        <w:t xml:space="preserve"> advantages</w:t>
      </w:r>
      <w:r w:rsidR="0024030D" w:rsidRPr="002D18CA">
        <w:rPr>
          <w:lang w:val="en-US"/>
        </w:rPr>
        <w:t xml:space="preserve">. On the one hand, </w:t>
      </w:r>
      <w:r w:rsidRPr="002D18CA">
        <w:rPr>
          <w:lang w:val="en-US"/>
        </w:rPr>
        <w:t xml:space="preserve">it allows us to evaluate the model’s out-of-sample properties </w:t>
      </w:r>
      <w:r w:rsidR="000D1A10" w:rsidRPr="002D18CA">
        <w:rPr>
          <w:lang w:val="en-US"/>
        </w:rPr>
        <w:t xml:space="preserve">for a period </w:t>
      </w:r>
      <w:r w:rsidRPr="002D18CA">
        <w:rPr>
          <w:lang w:val="en-US"/>
        </w:rPr>
        <w:t xml:space="preserve">before </w:t>
      </w:r>
      <w:r w:rsidR="0024030D" w:rsidRPr="002D18CA">
        <w:rPr>
          <w:lang w:val="en-US"/>
        </w:rPr>
        <w:t xml:space="preserve">the pandemic. On the other hand, we can also evaluate the model’s out-of-sample properties </w:t>
      </w:r>
      <w:r w:rsidR="000D1A10" w:rsidRPr="002D18CA">
        <w:rPr>
          <w:lang w:val="en-US"/>
        </w:rPr>
        <w:t xml:space="preserve">for the pandemic period. </w:t>
      </w:r>
      <w:r w:rsidR="0024030D" w:rsidRPr="002D18CA">
        <w:rPr>
          <w:lang w:val="en-US"/>
        </w:rPr>
        <w:t xml:space="preserve">Thus, we have two </w:t>
      </w:r>
      <w:r w:rsidR="000D1A10" w:rsidRPr="002D18CA">
        <w:rPr>
          <w:lang w:val="en-US"/>
        </w:rPr>
        <w:t xml:space="preserve">distinct </w:t>
      </w:r>
      <w:r w:rsidR="0024030D" w:rsidRPr="002D18CA">
        <w:rPr>
          <w:lang w:val="en-US"/>
        </w:rPr>
        <w:t>periods for which we can compare the model’s explanatory power</w:t>
      </w:r>
      <w:r w:rsidR="003B20BB" w:rsidRPr="002D18CA">
        <w:rPr>
          <w:lang w:val="en-US"/>
        </w:rPr>
        <w:t xml:space="preserve">. This </w:t>
      </w:r>
      <w:r w:rsidR="000D1A10" w:rsidRPr="002D18CA">
        <w:rPr>
          <w:lang w:val="en-US"/>
        </w:rPr>
        <w:t xml:space="preserve">allows us to test </w:t>
      </w:r>
      <w:r w:rsidR="003B20BB" w:rsidRPr="002D18CA">
        <w:rPr>
          <w:lang w:val="en-US"/>
        </w:rPr>
        <w:t xml:space="preserve">the first proposition that the determinants of sovereign risk pricing vary across time. The economic intuition behind testing the proposition this way is as follows: </w:t>
      </w:r>
      <w:r w:rsidR="0024030D" w:rsidRPr="002D18CA">
        <w:rPr>
          <w:lang w:val="en-US"/>
        </w:rPr>
        <w:t>If</w:t>
      </w:r>
      <w:r w:rsidR="003B20BB" w:rsidRPr="002D18CA">
        <w:rPr>
          <w:lang w:val="en-US"/>
        </w:rPr>
        <w:t xml:space="preserve"> </w:t>
      </w:r>
      <w:r w:rsidR="0024030D" w:rsidRPr="002D18CA">
        <w:rPr>
          <w:lang w:val="en-US"/>
        </w:rPr>
        <w:t xml:space="preserve">sovereign CDS spreads are </w:t>
      </w:r>
      <w:r w:rsidR="000D1A10" w:rsidRPr="002D18CA">
        <w:rPr>
          <w:lang w:val="en-US"/>
        </w:rPr>
        <w:t>predominantly</w:t>
      </w:r>
      <w:r w:rsidR="0024030D" w:rsidRPr="002D18CA">
        <w:rPr>
          <w:lang w:val="en-US"/>
        </w:rPr>
        <w:t xml:space="preserve"> driven by global</w:t>
      </w:r>
      <w:r w:rsidR="003B77CA">
        <w:rPr>
          <w:lang w:val="en-US"/>
        </w:rPr>
        <w:t>/</w:t>
      </w:r>
      <w:r w:rsidR="0024030D" w:rsidRPr="002D18CA">
        <w:rPr>
          <w:lang w:val="en-US"/>
        </w:rPr>
        <w:t xml:space="preserve">regional risk factors </w:t>
      </w:r>
      <w:r w:rsidR="000D1A10" w:rsidRPr="002D18CA">
        <w:rPr>
          <w:lang w:val="en-US"/>
        </w:rPr>
        <w:t xml:space="preserve">at all times, we would expect the model </w:t>
      </w:r>
      <w:r w:rsidR="003B20BB" w:rsidRPr="002D18CA">
        <w:rPr>
          <w:lang w:val="en-US"/>
        </w:rPr>
        <w:t>to fare</w:t>
      </w:r>
      <w:r w:rsidR="000D1A10" w:rsidRPr="002D18CA">
        <w:rPr>
          <w:lang w:val="en-US"/>
        </w:rPr>
        <w:t xml:space="preserve"> similarly</w:t>
      </w:r>
      <w:r w:rsidR="00333704">
        <w:rPr>
          <w:lang w:val="en-US"/>
        </w:rPr>
        <w:t xml:space="preserve"> well</w:t>
      </w:r>
      <w:r w:rsidR="000D1A10" w:rsidRPr="002D18CA">
        <w:rPr>
          <w:lang w:val="en-US"/>
        </w:rPr>
        <w:t xml:space="preserve"> </w:t>
      </w:r>
      <w:r w:rsidR="003B20BB" w:rsidRPr="002D18CA">
        <w:rPr>
          <w:lang w:val="en-US"/>
        </w:rPr>
        <w:t xml:space="preserve">for the period before and </w:t>
      </w:r>
      <w:r w:rsidR="003B77CA">
        <w:rPr>
          <w:lang w:val="en-US"/>
        </w:rPr>
        <w:t>after the global outbreak of</w:t>
      </w:r>
      <w:r w:rsidR="003B20BB" w:rsidRPr="002D18CA">
        <w:rPr>
          <w:lang w:val="en-US"/>
        </w:rPr>
        <w:t xml:space="preserve"> COVID-19. However, if the model fare</w:t>
      </w:r>
      <w:r w:rsidR="00950A32" w:rsidRPr="002D18CA">
        <w:rPr>
          <w:lang w:val="en-US"/>
        </w:rPr>
        <w:t>s</w:t>
      </w:r>
      <w:r w:rsidR="003B20BB" w:rsidRPr="002D18CA">
        <w:rPr>
          <w:lang w:val="en-US"/>
        </w:rPr>
        <w:t xml:space="preserve"> </w:t>
      </w:r>
      <w:r w:rsidR="00950A32" w:rsidRPr="002D18CA">
        <w:rPr>
          <w:lang w:val="en-US"/>
        </w:rPr>
        <w:t xml:space="preserve">differently </w:t>
      </w:r>
      <w:r w:rsidR="003B77CA">
        <w:rPr>
          <w:lang w:val="en-US"/>
        </w:rPr>
        <w:t>across the two periods</w:t>
      </w:r>
      <w:r w:rsidR="00950A32" w:rsidRPr="002D18CA">
        <w:rPr>
          <w:lang w:val="en-US"/>
        </w:rPr>
        <w:t>, then this would indicate that the determinants of sovereign risk pricing are time-</w:t>
      </w:r>
      <w:r w:rsidR="00333704" w:rsidRPr="002D18CA">
        <w:rPr>
          <w:lang w:val="en-US"/>
        </w:rPr>
        <w:t>varying,</w:t>
      </w:r>
      <w:r w:rsidR="00950A32" w:rsidRPr="002D18CA">
        <w:rPr>
          <w:lang w:val="en-US"/>
        </w:rPr>
        <w:t xml:space="preserve"> and that </w:t>
      </w:r>
      <w:r w:rsidR="00333704">
        <w:rPr>
          <w:lang w:val="en-US"/>
        </w:rPr>
        <w:t xml:space="preserve">the importance of </w:t>
      </w:r>
      <w:r w:rsidR="00950A32" w:rsidRPr="002D18CA">
        <w:rPr>
          <w:lang w:val="en-US"/>
        </w:rPr>
        <w:t xml:space="preserve">country-specific factors </w:t>
      </w:r>
      <w:r w:rsidR="00333704">
        <w:rPr>
          <w:lang w:val="en-US"/>
        </w:rPr>
        <w:t>increased</w:t>
      </w:r>
      <w:r w:rsidR="00950A32" w:rsidRPr="002D18CA">
        <w:rPr>
          <w:lang w:val="en-US"/>
        </w:rPr>
        <w:t xml:space="preserve"> </w:t>
      </w:r>
      <w:r w:rsidR="003B77CA">
        <w:rPr>
          <w:lang w:val="en-US"/>
        </w:rPr>
        <w:t>after the outbreak of</w:t>
      </w:r>
      <w:r w:rsidR="00950A32" w:rsidRPr="002D18CA">
        <w:rPr>
          <w:lang w:val="en-US"/>
        </w:rPr>
        <w:t xml:space="preserve"> COVID-19. </w:t>
      </w:r>
    </w:p>
    <w:p w14:paraId="53F44E37" w14:textId="77777777" w:rsidR="00333704" w:rsidRPr="002D18CA" w:rsidRDefault="00333704" w:rsidP="00B17C9B">
      <w:pPr>
        <w:rPr>
          <w:lang w:val="en-US"/>
        </w:rPr>
      </w:pPr>
    </w:p>
    <w:p w14:paraId="2F21CFA7" w14:textId="5E5F9B2E" w:rsidR="00B17C9B" w:rsidRDefault="00333704" w:rsidP="00B17C9B">
      <w:pPr>
        <w:rPr>
          <w:lang w:val="en-US"/>
        </w:rPr>
      </w:pPr>
      <w:r>
        <w:rPr>
          <w:lang w:val="en-US"/>
        </w:rPr>
        <w:t>Moreover,</w:t>
      </w:r>
      <w:r w:rsidR="001945C4" w:rsidRPr="002D18CA">
        <w:rPr>
          <w:lang w:val="en-US"/>
        </w:rPr>
        <w:t xml:space="preserve"> </w:t>
      </w:r>
      <w:ins w:id="207" w:author="Timo Dahler" w:date="2021-02-03T13:24:00Z">
        <w:r w:rsidR="000070E9">
          <w:rPr>
            <w:lang w:val="en-US"/>
          </w:rPr>
          <w:t xml:space="preserve">the </w:t>
        </w:r>
      </w:ins>
      <w:r w:rsidR="00950A32" w:rsidRPr="002D18CA">
        <w:rPr>
          <w:lang w:val="en-US"/>
        </w:rPr>
        <w:t xml:space="preserve">two-stage approach </w:t>
      </w:r>
      <w:r w:rsidR="003B77CA">
        <w:rPr>
          <w:lang w:val="en-US"/>
        </w:rPr>
        <w:t>has an additional</w:t>
      </w:r>
      <w:r w:rsidR="001945C4" w:rsidRPr="002D18CA">
        <w:rPr>
          <w:lang w:val="en-US"/>
        </w:rPr>
        <w:t xml:space="preserve"> </w:t>
      </w:r>
      <w:r w:rsidR="003B77CA">
        <w:rPr>
          <w:lang w:val="en-US"/>
        </w:rPr>
        <w:t>theoretical</w:t>
      </w:r>
      <w:del w:id="208" w:author="Timo Dahler" w:date="2021-02-03T13:24:00Z">
        <w:r w:rsidR="003B77CA" w:rsidDel="000070E9">
          <w:rPr>
            <w:lang w:val="en-US"/>
          </w:rPr>
          <w:delText xml:space="preserve"> </w:delText>
        </w:r>
      </w:del>
      <w:ins w:id="209" w:author="Timo Dahler" w:date="2021-02-03T13:25:00Z">
        <w:r w:rsidR="000070E9">
          <w:rPr>
            <w:lang w:val="en-US"/>
          </w:rPr>
          <w:t xml:space="preserve"> benefit</w:t>
        </w:r>
      </w:ins>
      <w:del w:id="210" w:author="Timo Dahler" w:date="2021-02-03T13:24:00Z">
        <w:r w:rsidR="001945C4" w:rsidRPr="002D18CA" w:rsidDel="000070E9">
          <w:rPr>
            <w:lang w:val="en-US"/>
          </w:rPr>
          <w:delText xml:space="preserve">benefit </w:delText>
        </w:r>
        <w:r w:rsidR="003B77CA" w:rsidDel="000070E9">
          <w:rPr>
            <w:lang w:val="en-US"/>
          </w:rPr>
          <w:delText>and t</w:delText>
        </w:r>
        <w:r w:rsidR="001945C4" w:rsidRPr="002D18CA" w:rsidDel="000070E9">
          <w:rPr>
            <w:lang w:val="en-US"/>
          </w:rPr>
          <w:delText>he economic intuition behind this is simple</w:delText>
        </w:r>
      </w:del>
      <w:r w:rsidR="001945C4" w:rsidRPr="002D18CA">
        <w:rPr>
          <w:lang w:val="en-US"/>
        </w:rPr>
        <w:t xml:space="preserve">: </w:t>
      </w:r>
      <w:r w:rsidR="00950A32" w:rsidRPr="002D18CA">
        <w:rPr>
          <w:lang w:val="en-US"/>
        </w:rPr>
        <w:t xml:space="preserve">By comparing </w:t>
      </w:r>
      <w:del w:id="211" w:author="Timo Dahler" w:date="2021-02-03T13:26:00Z">
        <w:r w:rsidR="00950A32" w:rsidRPr="002D18CA" w:rsidDel="000070E9">
          <w:rPr>
            <w:lang w:val="en-US"/>
          </w:rPr>
          <w:delText xml:space="preserve">the </w:delText>
        </w:r>
      </w:del>
      <w:r w:rsidR="00950A32" w:rsidRPr="002D18CA">
        <w:rPr>
          <w:lang w:val="en-US"/>
        </w:rPr>
        <w:t xml:space="preserve">realized </w:t>
      </w:r>
      <w:r w:rsidR="007422C3" w:rsidRPr="002D18CA">
        <w:rPr>
          <w:lang w:val="en-US"/>
        </w:rPr>
        <w:t xml:space="preserve">and predicted </w:t>
      </w:r>
      <w:r w:rsidR="00950A32" w:rsidRPr="002D18CA">
        <w:rPr>
          <w:lang w:val="en-US"/>
        </w:rPr>
        <w:t>CDS change</w:t>
      </w:r>
      <w:r w:rsidR="007422C3" w:rsidRPr="002D18CA">
        <w:rPr>
          <w:lang w:val="en-US"/>
        </w:rPr>
        <w:t xml:space="preserve">s, </w:t>
      </w:r>
      <w:r w:rsidR="001945C4" w:rsidRPr="002D18CA">
        <w:rPr>
          <w:lang w:val="en-US"/>
        </w:rPr>
        <w:t xml:space="preserve">we can calculate </w:t>
      </w:r>
      <w:r w:rsidR="003B77CA">
        <w:rPr>
          <w:lang w:val="en-US"/>
        </w:rPr>
        <w:t>model</w:t>
      </w:r>
      <w:r w:rsidR="001945C4" w:rsidRPr="002D18CA">
        <w:rPr>
          <w:lang w:val="en-US"/>
        </w:rPr>
        <w:t xml:space="preserve"> residuals.</w:t>
      </w:r>
      <w:r w:rsidR="007422C3" w:rsidRPr="002D18CA">
        <w:rPr>
          <w:lang w:val="en-US"/>
        </w:rPr>
        <w:t xml:space="preserve"> Doing this</w:t>
      </w:r>
      <w:r w:rsidR="001945C4" w:rsidRPr="002D18CA">
        <w:rPr>
          <w:lang w:val="en-US"/>
        </w:rPr>
        <w:t xml:space="preserve"> for the pandemic period, we can calculate “COVID-19 residuals</w:t>
      </w:r>
      <w:del w:id="212" w:author="Timo Dahler" w:date="2021-02-03T13:27:00Z">
        <w:r w:rsidR="001945C4" w:rsidRPr="002D18CA" w:rsidDel="000070E9">
          <w:rPr>
            <w:lang w:val="en-US"/>
          </w:rPr>
          <w:delText>.</w:delText>
        </w:r>
      </w:del>
      <w:r w:rsidR="001945C4" w:rsidRPr="002D18CA">
        <w:rPr>
          <w:lang w:val="en-US"/>
        </w:rPr>
        <w:t xml:space="preserve">” </w:t>
      </w:r>
      <w:del w:id="213" w:author="Timo Dahler" w:date="2021-02-03T13:27:00Z">
        <w:r w:rsidR="001945C4" w:rsidRPr="002D18CA" w:rsidDel="000070E9">
          <w:rPr>
            <w:lang w:val="en-US"/>
          </w:rPr>
          <w:delText>These residuals can</w:delText>
        </w:r>
      </w:del>
      <w:ins w:id="214" w:author="Timo Dahler" w:date="2021-02-03T13:27:00Z">
        <w:r w:rsidR="000070E9">
          <w:rPr>
            <w:lang w:val="en-US"/>
          </w:rPr>
          <w:t>which can</w:t>
        </w:r>
      </w:ins>
      <w:r w:rsidR="001945C4" w:rsidRPr="002D18CA">
        <w:rPr>
          <w:lang w:val="en-US"/>
        </w:rPr>
        <w:t xml:space="preserve"> then be used to analyze the significance </w:t>
      </w:r>
      <w:del w:id="215" w:author="Timo Dahler" w:date="2021-02-03T13:26:00Z">
        <w:r w:rsidR="001945C4" w:rsidRPr="002D18CA" w:rsidDel="000070E9">
          <w:rPr>
            <w:lang w:val="en-US"/>
          </w:rPr>
          <w:delText xml:space="preserve">of a variety </w:delText>
        </w:r>
      </w:del>
      <w:r w:rsidR="001945C4" w:rsidRPr="002D18CA">
        <w:rPr>
          <w:lang w:val="en-US"/>
        </w:rPr>
        <w:t xml:space="preserve">of </w:t>
      </w:r>
      <w:ins w:id="216" w:author="Timo Dahler" w:date="2021-02-03T13:26:00Z">
        <w:r w:rsidR="000070E9">
          <w:rPr>
            <w:lang w:val="en-US"/>
          </w:rPr>
          <w:t xml:space="preserve">a number of </w:t>
        </w:r>
      </w:ins>
      <w:r w:rsidR="001945C4" w:rsidRPr="002D18CA">
        <w:rPr>
          <w:lang w:val="en-US"/>
        </w:rPr>
        <w:t xml:space="preserve">country-specific </w:t>
      </w:r>
      <w:r w:rsidR="003B77CA">
        <w:rPr>
          <w:lang w:val="en-US"/>
        </w:rPr>
        <w:t>factors</w:t>
      </w:r>
      <w:r w:rsidR="001945C4" w:rsidRPr="002D18CA">
        <w:rPr>
          <w:lang w:val="en-US"/>
        </w:rPr>
        <w:t xml:space="preserve"> </w:t>
      </w:r>
      <w:del w:id="217" w:author="Timo Dahler" w:date="2021-02-03T13:26:00Z">
        <w:r w:rsidR="001945C4" w:rsidRPr="002D18CA" w:rsidDel="000070E9">
          <w:rPr>
            <w:lang w:val="en-US"/>
          </w:rPr>
          <w:delText xml:space="preserve">of </w:delText>
        </w:r>
      </w:del>
      <w:ins w:id="218" w:author="Timo Dahler" w:date="2021-02-03T13:26:00Z">
        <w:r w:rsidR="000070E9">
          <w:rPr>
            <w:lang w:val="en-US"/>
          </w:rPr>
          <w:t>for</w:t>
        </w:r>
        <w:r w:rsidR="000070E9" w:rsidRPr="002D18CA">
          <w:rPr>
            <w:lang w:val="en-US"/>
          </w:rPr>
          <w:t xml:space="preserve"> </w:t>
        </w:r>
      </w:ins>
      <w:del w:id="219" w:author="Timo Dahler" w:date="2021-02-03T12:44:00Z">
        <w:r w:rsidR="001945C4" w:rsidRPr="002D18CA" w:rsidDel="00D2279C">
          <w:rPr>
            <w:lang w:val="en-US"/>
          </w:rPr>
          <w:delText>sovereign debt pricing</w:delText>
        </w:r>
      </w:del>
      <w:ins w:id="220" w:author="Timo Dahler" w:date="2021-02-03T12:44:00Z">
        <w:r w:rsidR="00D2279C">
          <w:rPr>
            <w:lang w:val="en-US"/>
          </w:rPr>
          <w:t>sovereign risk pricing</w:t>
        </w:r>
      </w:ins>
      <w:ins w:id="221" w:author="Timo Dahler" w:date="2021-02-03T13:27:00Z">
        <w:r w:rsidR="000070E9">
          <w:rPr>
            <w:lang w:val="en-US"/>
          </w:rPr>
          <w:t xml:space="preserve"> during </w:t>
        </w:r>
      </w:ins>
      <w:ins w:id="222" w:author="Timo Dahler" w:date="2021-02-03T13:28:00Z">
        <w:r w:rsidR="000070E9">
          <w:rPr>
            <w:lang w:val="en-US"/>
          </w:rPr>
          <w:t>the pandemic.</w:t>
        </w:r>
      </w:ins>
      <w:del w:id="223" w:author="Timo Dahler" w:date="2021-02-03T13:27:00Z">
        <w:r w:rsidR="003B77CA" w:rsidDel="000070E9">
          <w:rPr>
            <w:lang w:val="en-US"/>
          </w:rPr>
          <w:delText xml:space="preserve">. </w:delText>
        </w:r>
      </w:del>
      <w:del w:id="224" w:author="Timo Dahler" w:date="2021-02-03T13:26:00Z">
        <w:r w:rsidR="003B77CA" w:rsidDel="000070E9">
          <w:rPr>
            <w:lang w:val="en-US"/>
          </w:rPr>
          <w:delText>This allows</w:delText>
        </w:r>
        <w:r w:rsidR="007422C3" w:rsidRPr="002D18CA" w:rsidDel="000070E9">
          <w:rPr>
            <w:lang w:val="en-US"/>
          </w:rPr>
          <w:delText xml:space="preserve"> us to evaluate exactly which country-specific variables are the</w:delText>
        </w:r>
        <w:r w:rsidDel="000070E9">
          <w:rPr>
            <w:lang w:val="en-US"/>
          </w:rPr>
          <w:delText xml:space="preserve"> biggest</w:delText>
        </w:r>
        <w:r w:rsidR="007422C3" w:rsidRPr="002D18CA" w:rsidDel="000070E9">
          <w:rPr>
            <w:lang w:val="en-US"/>
          </w:rPr>
          <w:delText xml:space="preserve"> drivers of </w:delText>
        </w:r>
      </w:del>
      <w:del w:id="225" w:author="Timo Dahler" w:date="2021-02-03T12:44:00Z">
        <w:r w:rsidR="007422C3" w:rsidRPr="002D18CA" w:rsidDel="00D2279C">
          <w:rPr>
            <w:lang w:val="en-US"/>
          </w:rPr>
          <w:delText>sovereign debt pricing</w:delText>
        </w:r>
      </w:del>
      <w:del w:id="226" w:author="Timo Dahler" w:date="2021-02-03T13:26:00Z">
        <w:r w:rsidR="007422C3" w:rsidRPr="002D18CA" w:rsidDel="000070E9">
          <w:rPr>
            <w:lang w:val="en-US"/>
          </w:rPr>
          <w:delText xml:space="preserve"> during the pandemic. </w:delText>
        </w:r>
      </w:del>
    </w:p>
    <w:p w14:paraId="7CE09228" w14:textId="77777777" w:rsidR="00B17C9B" w:rsidRDefault="00B17C9B" w:rsidP="00B17C9B">
      <w:pPr>
        <w:rPr>
          <w:lang w:val="en-US"/>
        </w:rPr>
      </w:pPr>
    </w:p>
    <w:p w14:paraId="5ABADCD5" w14:textId="24CCD51C" w:rsidR="003A78F4" w:rsidRPr="00B17C9B" w:rsidRDefault="001945C4" w:rsidP="00333704">
      <w:pPr>
        <w:rPr>
          <w:lang w:val="en-US"/>
        </w:rPr>
      </w:pPr>
      <w:r w:rsidRPr="002D18CA">
        <w:rPr>
          <w:lang w:val="en-US"/>
        </w:rPr>
        <w:t xml:space="preserve">In what follows, we </w:t>
      </w:r>
      <w:r w:rsidR="00147D04" w:rsidRPr="002D18CA">
        <w:rPr>
          <w:lang w:val="en-US"/>
        </w:rPr>
        <w:t>first outline the technical details of the two-stage approach and then present the results</w:t>
      </w:r>
      <w:r w:rsidR="00670945">
        <w:rPr>
          <w:lang w:val="en-US"/>
        </w:rPr>
        <w:t>.</w:t>
      </w:r>
      <w:r w:rsidR="00ED6CB7" w:rsidRPr="002D18CA">
        <w:rPr>
          <w:lang w:val="en-US"/>
        </w:rPr>
        <w:t xml:space="preserve"> </w:t>
      </w:r>
    </w:p>
    <w:p w14:paraId="603E56A8" w14:textId="7850F3BA" w:rsidR="004B4021" w:rsidRPr="00670945" w:rsidRDefault="00036CEB" w:rsidP="00670945">
      <w:pPr>
        <w:pStyle w:val="Heading3"/>
      </w:pPr>
      <w:bookmarkStart w:id="227" w:name="_Toc62486902"/>
      <w:r w:rsidRPr="00670945">
        <w:t>Data</w:t>
      </w:r>
      <w:bookmarkEnd w:id="227"/>
    </w:p>
    <w:p w14:paraId="55B5ACA1" w14:textId="53D2FCF0" w:rsidR="000068F4" w:rsidRPr="00670945" w:rsidRDefault="000068F4" w:rsidP="00670945">
      <w:pPr>
        <w:rPr>
          <w:lang w:val="en-US"/>
        </w:rPr>
      </w:pPr>
      <w:r w:rsidRPr="00670945">
        <w:rPr>
          <w:lang w:val="en-US"/>
        </w:rPr>
        <w:t>We use the following data:</w:t>
      </w:r>
    </w:p>
    <w:p w14:paraId="35AC74FB" w14:textId="77777777" w:rsidR="000068F4" w:rsidRPr="00670945" w:rsidRDefault="000068F4" w:rsidP="00670945">
      <w:pPr>
        <w:pStyle w:val="ListParagraph"/>
        <w:numPr>
          <w:ilvl w:val="0"/>
          <w:numId w:val="11"/>
        </w:numPr>
        <w:rPr>
          <w:lang w:val="en-US"/>
        </w:rPr>
      </w:pPr>
      <w:r w:rsidRPr="00670945">
        <w:rPr>
          <w:i/>
          <w:iCs/>
          <w:lang w:val="en-US"/>
        </w:rPr>
        <w:t>Sovereign Credit Default Swap spread (CDS spread).</w:t>
      </w:r>
      <w:r w:rsidRPr="00670945">
        <w:rPr>
          <w:lang w:val="en-US"/>
        </w:rPr>
        <w:t xml:space="preserve"> We use the daily 5-year CDS spreads reported by Eikon Refinitiv and convert the levels into daily log changes.</w:t>
      </w:r>
    </w:p>
    <w:p w14:paraId="34108884" w14:textId="77777777" w:rsidR="000068F4" w:rsidRPr="00670945" w:rsidRDefault="000068F4" w:rsidP="00670945">
      <w:pPr>
        <w:pStyle w:val="ListParagraph"/>
        <w:numPr>
          <w:ilvl w:val="0"/>
          <w:numId w:val="11"/>
        </w:numPr>
        <w:rPr>
          <w:lang w:val="en-US"/>
        </w:rPr>
      </w:pPr>
      <w:r w:rsidRPr="00670945">
        <w:rPr>
          <w:i/>
          <w:iCs/>
          <w:lang w:val="en-US"/>
        </w:rPr>
        <w:lastRenderedPageBreak/>
        <w:t>Gross domestic product (GDP)</w:t>
      </w:r>
      <w:r w:rsidRPr="00670945">
        <w:rPr>
          <w:lang w:val="en-US"/>
        </w:rPr>
        <w:t>. We use GDP data in current $ reported by the World Bank.</w:t>
      </w:r>
    </w:p>
    <w:p w14:paraId="5F5199A9" w14:textId="1779A84C" w:rsidR="004B4021" w:rsidRPr="002D18CA" w:rsidRDefault="00246B3B" w:rsidP="00036CEB">
      <w:pPr>
        <w:pStyle w:val="Heading3"/>
      </w:pPr>
      <w:bookmarkStart w:id="228" w:name="_Toc62486903"/>
      <w:r>
        <w:t>Model</w:t>
      </w:r>
      <w:bookmarkEnd w:id="228"/>
    </w:p>
    <w:p w14:paraId="63A4900C" w14:textId="5A8B41F6" w:rsidR="004B4021" w:rsidRPr="002D18CA" w:rsidRDefault="00670945" w:rsidP="00670945">
      <w:r w:rsidRPr="002D18CA">
        <w:rPr>
          <w:lang w:val="en-US"/>
        </w:rPr>
        <w:t xml:space="preserve">In the first stage, we estimate a </w:t>
      </w:r>
      <w:del w:id="229" w:author="Timo Dahler" w:date="2021-02-03T15:43:00Z">
        <w:r w:rsidRPr="002D18CA" w:rsidDel="001E34CC">
          <w:rPr>
            <w:lang w:val="en-US"/>
          </w:rPr>
          <w:delText xml:space="preserve">heterogeneous </w:delText>
        </w:r>
      </w:del>
      <w:del w:id="230" w:author="Timo Dahler" w:date="2021-02-03T15:42:00Z">
        <w:r w:rsidRPr="002D18CA" w:rsidDel="00D5472C">
          <w:rPr>
            <w:lang w:val="en-US"/>
          </w:rPr>
          <w:delText>multi-</w:delText>
        </w:r>
      </w:del>
      <w:r w:rsidRPr="002D18CA">
        <w:rPr>
          <w:lang w:val="en-US"/>
        </w:rPr>
        <w:t>factor model</w:t>
      </w:r>
      <w:ins w:id="231" w:author="Timo Dahler" w:date="2021-02-03T13:30:00Z">
        <w:r w:rsidR="000070E9">
          <w:rPr>
            <w:lang w:val="en-US"/>
          </w:rPr>
          <w:t xml:space="preserve"> with </w:t>
        </w:r>
      </w:ins>
      <w:del w:id="232" w:author="Timo Dahler" w:date="2021-02-03T13:30:00Z">
        <w:r w:rsidRPr="002D18CA" w:rsidDel="000070E9">
          <w:rPr>
            <w:lang w:val="en-US"/>
          </w:rPr>
          <w:delText xml:space="preserve">. Our empirical analysis uses </w:delText>
        </w:r>
      </w:del>
      <w:r w:rsidRPr="002D18CA">
        <w:rPr>
          <w:lang w:val="en-US"/>
        </w:rPr>
        <w:t xml:space="preserve">daily data for thirty investible emerging market sovereigns for a period of 5.5 years from January 2014 through June 2019. </w:t>
      </w:r>
      <w:proofErr w:type="spellStart"/>
      <w:r w:rsidRPr="002D18CA">
        <w:rPr>
          <w:lang w:val="en-US"/>
        </w:rPr>
        <w:t>Investibility</w:t>
      </w:r>
      <w:proofErr w:type="spellEnd"/>
      <w:r w:rsidRPr="002D18CA">
        <w:rPr>
          <w:lang w:val="en-US"/>
        </w:rPr>
        <w:t xml:space="preserve"> is defined by a country’s representation in the reference index for emerging market sovereigns, the J.P. Morgan Emerging Markets Bond Index (EMBI).</w:t>
      </w:r>
      <w:r w:rsidRPr="002D18CA">
        <w:rPr>
          <w:rStyle w:val="FootnoteReference"/>
          <w:rFonts w:asciiTheme="minorHAnsi" w:hAnsiTheme="minorHAnsi" w:cstheme="minorHAnsi"/>
          <w:lang w:val="en-US"/>
        </w:rPr>
        <w:footnoteReference w:id="1"/>
      </w:r>
      <w:r w:rsidRPr="002D18CA">
        <w:rPr>
          <w:lang w:val="en-US"/>
        </w:rPr>
        <w:t xml:space="preserve"> </w:t>
      </w:r>
      <w:r>
        <w:rPr>
          <w:lang w:val="en-US"/>
        </w:rPr>
        <w:t xml:space="preserve">Specifically, </w:t>
      </w:r>
      <w:r w:rsidRPr="00670945">
        <w:rPr>
          <w:lang w:val="en-US"/>
        </w:rPr>
        <w:t>we</w:t>
      </w:r>
      <w:r w:rsidR="004B4021" w:rsidRPr="002D18CA">
        <w:t xml:space="preserve"> use the following </w:t>
      </w:r>
      <w:del w:id="233" w:author="Timo Dahler" w:date="2021-02-03T15:43:00Z">
        <w:r w:rsidR="004B4021" w:rsidRPr="002D18CA" w:rsidDel="001E34CC">
          <w:delText>heterogenous factor model in the first stage</w:delText>
        </w:r>
      </w:del>
      <w:proofErr w:type="spellStart"/>
      <w:ins w:id="234" w:author="Timo Dahler" w:date="2021-02-03T15:43:00Z">
        <w:r w:rsidR="001E34CC">
          <w:rPr>
            <w:lang w:val="de-CH"/>
          </w:rPr>
          <w:t>specification</w:t>
        </w:r>
      </w:ins>
      <w:proofErr w:type="spellEnd"/>
      <w:r w:rsidR="004B4021" w:rsidRPr="002D18CA">
        <w:t xml:space="preserve">: </w:t>
      </w:r>
    </w:p>
    <w:p w14:paraId="36A675F2" w14:textId="77777777" w:rsidR="00DD1544" w:rsidRPr="002D18CA" w:rsidRDefault="00DD1544" w:rsidP="00670945">
      <w:pPr>
        <w:rPr>
          <w:lang w:val="en-US"/>
        </w:rPr>
      </w:pPr>
    </w:p>
    <w:p w14:paraId="36702647" w14:textId="48BC6182" w:rsidR="00631286" w:rsidRPr="002E5A95" w:rsidRDefault="00DD1544" w:rsidP="002E5A95">
      <w:pPr>
        <w:pStyle w:val="Caption"/>
        <w:jc w:val="center"/>
        <w:rPr>
          <w:rFonts w:ascii="Cambria Math" w:hAnsi="Cambria Math"/>
        </w:rPr>
      </w:pPr>
      <w:bookmarkStart w:id="235" w:name="_Ref50919583"/>
      <w:r w:rsidRPr="002E5A95">
        <w:rPr>
          <w:rFonts w:ascii="Cambria Math" w:hAnsi="Cambria Math"/>
        </w:rPr>
        <w:t>(</w:t>
      </w:r>
      <w:r w:rsidRPr="002E5A95">
        <w:rPr>
          <w:rFonts w:ascii="Cambria Math" w:hAnsi="Cambria Math"/>
        </w:rPr>
        <w:fldChar w:fldCharType="begin"/>
      </w:r>
      <w:r w:rsidRPr="002E5A95">
        <w:rPr>
          <w:rFonts w:ascii="Cambria Math" w:hAnsi="Cambria Math"/>
        </w:rPr>
        <w:instrText xml:space="preserve"> SEQ Equation \* ARABIC </w:instrText>
      </w:r>
      <w:r w:rsidRPr="002E5A95">
        <w:rPr>
          <w:rFonts w:ascii="Cambria Math" w:hAnsi="Cambria Math"/>
        </w:rPr>
        <w:fldChar w:fldCharType="separate"/>
      </w:r>
      <w:r w:rsidR="00874176">
        <w:rPr>
          <w:rFonts w:ascii="Cambria Math" w:hAnsi="Cambria Math"/>
          <w:noProof/>
        </w:rPr>
        <w:t>1</w:t>
      </w:r>
      <w:r w:rsidRPr="002E5A95">
        <w:rPr>
          <w:rFonts w:ascii="Cambria Math" w:hAnsi="Cambria Math"/>
        </w:rPr>
        <w:fldChar w:fldCharType="end"/>
      </w:r>
      <w:bookmarkEnd w:id="235"/>
      <w:r w:rsidRPr="002E5A95">
        <w:rPr>
          <w:rFonts w:ascii="Cambria Math" w:hAnsi="Cambria Math"/>
        </w:rPr>
        <w:t xml:space="preserve">)                        </w:t>
      </w:r>
      <m:oMath>
        <m:sSub>
          <m:sSubPr>
            <m:ctrlPr>
              <w:rPr>
                <w:rFonts w:ascii="Cambria Math" w:hAnsi="Cambria Math"/>
              </w:rPr>
            </m:ctrlPr>
          </m:sSubPr>
          <m:e>
            <m:r>
              <w:rPr>
                <w:rFonts w:ascii="Cambria Math" w:hAnsi="Cambria Math"/>
              </w:rPr>
              <m:t>∆cds</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sub>
        </m:sSub>
        <m:sSub>
          <m:sSubPr>
            <m:ctrlPr>
              <w:rPr>
                <w:rFonts w:ascii="Cambria Math" w:hAnsi="Cambria Math"/>
              </w:rPr>
            </m:ctrlPr>
          </m:sSubPr>
          <m:e>
            <m:r>
              <w:rPr>
                <w:rFonts w:ascii="Cambria Math" w:hAnsi="Cambria Math"/>
              </w:rPr>
              <m:t>∆cds</m:t>
            </m:r>
          </m:e>
          <m:sub>
            <m:r>
              <w:rPr>
                <w:rFonts w:ascii="Cambria Math" w:hAnsi="Cambria Math"/>
              </w:rPr>
              <m:t>i,t-1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i1</m:t>
            </m:r>
          </m:sub>
        </m:sSub>
        <m:sSub>
          <m:sSubPr>
            <m:ctrlPr>
              <w:rPr>
                <w:rFonts w:ascii="Cambria Math" w:hAnsi="Cambria Math"/>
              </w:rPr>
            </m:ctrlPr>
          </m:sSubPr>
          <m:e>
            <m:r>
              <w:rPr>
                <w:rFonts w:ascii="Cambria Math" w:hAnsi="Cambria Math"/>
              </w:rPr>
              <m:t>∆GCDS</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i2</m:t>
            </m:r>
          </m:sub>
        </m:sSub>
        <m:sSub>
          <m:sSubPr>
            <m:ctrlPr>
              <w:rPr>
                <w:rFonts w:ascii="Cambria Math" w:hAnsi="Cambria Math"/>
              </w:rPr>
            </m:ctrlPr>
          </m:sSubPr>
          <m:e>
            <m:r>
              <w:rPr>
                <w:rFonts w:ascii="Cambria Math" w:hAnsi="Cambria Math"/>
              </w:rPr>
              <m:t>∆RCDS</m:t>
            </m:r>
          </m:e>
          <m:sub>
            <m:sSup>
              <m:sSupPr>
                <m:ctrlPr>
                  <w:rPr>
                    <w:rFonts w:ascii="Cambria Math" w:hAnsi="Cambria Math"/>
                  </w:rPr>
                </m:ctrlPr>
              </m:sSupPr>
              <m:e>
                <m:r>
                  <w:rPr>
                    <w:rFonts w:ascii="Cambria Math" w:hAnsi="Cambria Math"/>
                  </w:rPr>
                  <m:t>i</m:t>
                </m:r>
              </m:e>
              <m:sup>
                <m:r>
                  <w:rPr>
                    <w:rFonts w:ascii="Cambria Math" w:hAnsi="Cambria Math"/>
                  </w:rPr>
                  <m:t>'</m:t>
                </m:r>
              </m:sup>
            </m:sSup>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i,t</m:t>
            </m:r>
          </m:sub>
        </m:sSub>
      </m:oMath>
    </w:p>
    <w:p w14:paraId="6A3C5698" w14:textId="1C5D6B6C" w:rsidR="00DD1544" w:rsidRPr="002E5A95" w:rsidRDefault="00DD1544" w:rsidP="002E5A95">
      <w:pPr>
        <w:pStyle w:val="Caption"/>
        <w:jc w:val="center"/>
        <w:rPr>
          <w:rFonts w:ascii="Cambria Math" w:hAnsi="Cambria Math"/>
        </w:rPr>
      </w:pPr>
      <m:oMathPara>
        <m:oMath>
          <m:r>
            <w:rPr>
              <w:rFonts w:ascii="Cambria Math" w:hAnsi="Cambria Math"/>
            </w:rPr>
            <m:t>Jan 1, 2014≤t&lt;July 1, 2019</m:t>
          </m:r>
        </m:oMath>
      </m:oMathPara>
    </w:p>
    <w:p w14:paraId="1E369A5B" w14:textId="77777777" w:rsidR="002E5A95" w:rsidRDefault="002E5A95" w:rsidP="00670945">
      <w:pPr>
        <w:rPr>
          <w:rFonts w:eastAsiaTheme="minorEastAsia" w:cs="Arial"/>
          <w:lang w:val="en-US"/>
        </w:rPr>
      </w:pPr>
    </w:p>
    <w:p w14:paraId="5008DA9C" w14:textId="2BD82600" w:rsidR="002E5A95" w:rsidRDefault="00DD1544" w:rsidP="00670945">
      <w:pPr>
        <w:rPr>
          <w:rFonts w:eastAsiaTheme="minorEastAsia" w:cs="Arial"/>
          <w:lang w:val="en-US"/>
        </w:rPr>
      </w:pPr>
      <w:proofErr w:type="gramStart"/>
      <w:r w:rsidRPr="003C63BE">
        <w:rPr>
          <w:rFonts w:eastAsiaTheme="minorEastAsia" w:cs="Arial"/>
          <w:lang w:val="en-US"/>
        </w:rPr>
        <w:t>where</w:t>
      </w:r>
      <w:proofErr w:type="gramEnd"/>
      <w:r w:rsidRPr="003C63BE">
        <w:rPr>
          <w:rFonts w:eastAsiaTheme="minorEastAsia" w:cs="Arial"/>
          <w:lang w:val="en-US"/>
        </w:rPr>
        <w:t xml:space="preserve"> </w:t>
      </w:r>
    </w:p>
    <w:p w14:paraId="534D8820" w14:textId="29A67E12" w:rsidR="0022389C" w:rsidRPr="00E709EF" w:rsidRDefault="00FC6441" w:rsidP="002E5A95">
      <w:pPr>
        <w:pStyle w:val="Caption"/>
        <w:jc w:val="center"/>
        <w:rPr>
          <w:rFonts w:ascii="Cambria Math" w:hAnsi="Cambria Math"/>
        </w:rPr>
      </w:pPr>
      <m:oMathPara>
        <m:oMath>
          <m:sSub>
            <m:sSubPr>
              <m:ctrlPr>
                <w:rPr>
                  <w:rFonts w:ascii="Cambria Math" w:hAnsi="Cambria Math"/>
                </w:rPr>
              </m:ctrlPr>
            </m:sSubPr>
            <m:e>
              <m:r>
                <w:rPr>
                  <w:rFonts w:ascii="Cambria Math" w:hAnsi="Cambria Math"/>
                </w:rPr>
                <m:t>∆cds</m:t>
              </m:r>
            </m:e>
            <m:sub>
              <m:r>
                <w:rPr>
                  <w:rFonts w:ascii="Cambria Math" w:hAnsi="Cambria Math"/>
                </w:rPr>
                <m:t>i,t</m:t>
              </m:r>
            </m:sub>
          </m:sSub>
          <m: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CDS</m:t>
                  </m:r>
                </m:e>
                <m:sub>
                  <m:r>
                    <w:rPr>
                      <w:rFonts w:ascii="Cambria Math" w:hAnsi="Cambria Math"/>
                    </w:rPr>
                    <m:t>i,t</m:t>
                  </m:r>
                </m:sub>
              </m:sSub>
            </m:num>
            <m:den>
              <m:sSub>
                <m:sSubPr>
                  <m:ctrlPr>
                    <w:rPr>
                      <w:rFonts w:ascii="Cambria Math" w:hAnsi="Cambria Math"/>
                    </w:rPr>
                  </m:ctrlPr>
                </m:sSubPr>
                <m:e>
                  <m:r>
                    <w:rPr>
                      <w:rFonts w:ascii="Cambria Math" w:hAnsi="Cambria Math"/>
                    </w:rPr>
                    <m:t>CDS</m:t>
                  </m:r>
                </m:e>
                <m:sub>
                  <m:r>
                    <w:rPr>
                      <w:rFonts w:ascii="Cambria Math" w:hAnsi="Cambria Math"/>
                    </w:rPr>
                    <m:t>i,t-1</m:t>
                  </m:r>
                </m:sub>
              </m:sSub>
            </m:den>
          </m:f>
        </m:oMath>
      </m:oMathPara>
    </w:p>
    <w:p w14:paraId="733F2FFC" w14:textId="77777777" w:rsidR="00E709EF" w:rsidRPr="00E709EF" w:rsidRDefault="00E709EF" w:rsidP="00E709EF">
      <w:pPr>
        <w:rPr>
          <w:lang w:val="en-US"/>
        </w:rPr>
      </w:pPr>
    </w:p>
    <w:p w14:paraId="33D2F73B" w14:textId="63467AD1" w:rsidR="00DD1544" w:rsidRPr="002D18CA" w:rsidRDefault="00DD1544" w:rsidP="003C63BE">
      <w:pPr>
        <w:rPr>
          <w:lang w:val="en-US"/>
        </w:rPr>
      </w:pPr>
      <w:r w:rsidRPr="002D18CA">
        <w:rPr>
          <w:lang w:val="en-US"/>
        </w:rPr>
        <w:t xml:space="preserve">Our outcome variable is the daily </w:t>
      </w:r>
      <w:r w:rsidR="00E709EF">
        <w:rPr>
          <w:lang w:val="en-US"/>
        </w:rPr>
        <w:t xml:space="preserve">log </w:t>
      </w:r>
      <w:r w:rsidRPr="002D18CA">
        <w:rPr>
          <w:lang w:val="en-US"/>
        </w:rPr>
        <w:t xml:space="preserve">change in </w:t>
      </w:r>
      <w:r w:rsidR="00E709EF">
        <w:rPr>
          <w:lang w:val="en-US"/>
        </w:rPr>
        <w:t xml:space="preserve">the </w:t>
      </w:r>
      <w:r w:rsidRPr="002D18CA">
        <w:rPr>
          <w:lang w:val="en-US"/>
        </w:rPr>
        <w:t xml:space="preserve">CDS spread of country </w:t>
      </w:r>
      <m:oMath>
        <m:r>
          <w:rPr>
            <w:rFonts w:ascii="Cambria Math" w:hAnsi="Cambria Math"/>
            <w:lang w:val="en-US"/>
          </w:rPr>
          <m:t>i</m:t>
        </m:r>
      </m:oMath>
      <w:r w:rsidRPr="002D18CA">
        <w:rPr>
          <w:lang w:val="en-US"/>
        </w:rPr>
        <w:t xml:space="preserve">. </w:t>
      </w:r>
      <w:del w:id="236" w:author="Timo Dahler" w:date="2021-02-03T15:44:00Z">
        <w:r w:rsidR="0005302E" w:rsidDel="001E34CC">
          <w:rPr>
            <w:lang w:val="en-US"/>
          </w:rPr>
          <w:delText>In terms of</w:delText>
        </w:r>
      </w:del>
      <w:ins w:id="237" w:author="Timo Dahler" w:date="2021-02-03T15:44:00Z">
        <w:r w:rsidR="001E34CC">
          <w:rPr>
            <w:lang w:val="en-US"/>
          </w:rPr>
          <w:t>Our</w:t>
        </w:r>
      </w:ins>
      <w:r w:rsidR="0005302E">
        <w:rPr>
          <w:lang w:val="en-US"/>
        </w:rPr>
        <w:t xml:space="preserve"> </w:t>
      </w:r>
      <w:r w:rsidR="0005302E" w:rsidRPr="00E709EF">
        <w:t xml:space="preserve">explanatory </w:t>
      </w:r>
      <w:del w:id="238" w:author="Timo Dahler" w:date="2021-02-03T15:44:00Z">
        <w:r w:rsidR="0005302E" w:rsidRPr="00E709EF" w:rsidDel="001E34CC">
          <w:delText>variables,</w:delText>
        </w:r>
        <w:r w:rsidRPr="00E709EF" w:rsidDel="001E34CC">
          <w:delText xml:space="preserve"> we</w:delText>
        </w:r>
      </w:del>
      <w:ins w:id="239" w:author="Timo Dahler" w:date="2021-02-03T15:44:00Z">
        <w:r w:rsidR="001E34CC" w:rsidRPr="001E34CC">
          <w:rPr>
            <w:lang w:val="en-US"/>
            <w:rPrChange w:id="240" w:author="Timo Dahler" w:date="2021-02-03T15:44:00Z">
              <w:rPr>
                <w:lang w:val="de-CH"/>
              </w:rPr>
            </w:rPrChange>
          </w:rPr>
          <w:t>variables</w:t>
        </w:r>
      </w:ins>
      <w:r w:rsidRPr="00E709EF">
        <w:t xml:space="preserve"> include the lagged dependent variable</w:t>
      </w:r>
      <w:del w:id="241" w:author="Timo Dahler" w:date="2021-02-03T15:44:00Z">
        <w:r w:rsidRPr="00E709EF" w:rsidDel="001E34CC">
          <w:delText>,</w:delText>
        </w:r>
      </w:del>
      <w:r w:rsidRPr="00E709EF">
        <w:t xml:space="preserve"> along with two</w:t>
      </w:r>
      <w:r w:rsidR="007422C3" w:rsidRPr="00E709EF">
        <w:t xml:space="preserve"> risk</w:t>
      </w:r>
      <w:r w:rsidRPr="00E709EF">
        <w:t xml:space="preserve"> factors. A global factor, </w:t>
      </w:r>
      <m:oMath>
        <m:sSub>
          <m:sSubPr>
            <m:ctrlPr>
              <w:rPr>
                <w:rFonts w:ascii="Cambria Math" w:hAnsi="Cambria Math"/>
                <w:i/>
              </w:rPr>
            </m:ctrlPr>
          </m:sSubPr>
          <m:e>
            <m:r>
              <w:rPr>
                <w:rFonts w:ascii="Cambria Math" w:hAnsi="Cambria Math"/>
              </w:rPr>
              <m:t>∆GDCS</m:t>
            </m:r>
          </m:e>
          <m:sub>
            <m:r>
              <w:rPr>
                <w:rFonts w:ascii="Cambria Math" w:hAnsi="Cambria Math"/>
              </w:rPr>
              <m:t>t</m:t>
            </m:r>
          </m:sub>
        </m:sSub>
      </m:oMath>
      <w:r w:rsidRPr="00E709EF">
        <w:t xml:space="preserve"> and a regional factor </w:t>
      </w:r>
      <m:oMath>
        <m:sSub>
          <m:sSubPr>
            <m:ctrlPr>
              <w:rPr>
                <w:rFonts w:ascii="Cambria Math" w:hAnsi="Cambria Math"/>
                <w:i/>
              </w:rPr>
            </m:ctrlPr>
          </m:sSubPr>
          <m:e>
            <m:r>
              <w:rPr>
                <w:rFonts w:ascii="Cambria Math" w:hAnsi="Cambria Math"/>
              </w:rPr>
              <m:t>∆RDCS</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,j,t</m:t>
            </m:r>
          </m:sub>
        </m:sSub>
      </m:oMath>
      <w:r w:rsidRPr="00E709EF">
        <w:t xml:space="preserve">. The global factor is constructed as the GDP-weighted average of daily log CDS changes </w:t>
      </w:r>
      <w:r w:rsidR="00E709EF" w:rsidRPr="00E709EF">
        <w:t>of</w:t>
      </w:r>
      <w:r w:rsidRPr="00E709EF">
        <w:t xml:space="preserve"> a group of </w:t>
      </w:r>
      <w:r w:rsidR="00631286" w:rsidRPr="00E709EF">
        <w:t>twenty</w:t>
      </w:r>
      <w:r w:rsidRPr="00E709EF">
        <w:t xml:space="preserve"> </w:t>
      </w:r>
      <w:r w:rsidR="00E709EF" w:rsidRPr="00E709EF">
        <w:rPr>
          <w:lang w:val="en-US"/>
        </w:rPr>
        <w:t>core</w:t>
      </w:r>
      <w:r w:rsidR="00E709EF" w:rsidRPr="00E709EF">
        <w:t xml:space="preserve"> </w:t>
      </w:r>
      <w:r w:rsidRPr="00E709EF">
        <w:t xml:space="preserve">economies; the US, Japan, and </w:t>
      </w:r>
      <w:r w:rsidR="007422C3" w:rsidRPr="00E709EF">
        <w:t>the</w:t>
      </w:r>
      <w:r w:rsidRPr="00E709EF">
        <w:t xml:space="preserve"> Eurozone member</w:t>
      </w:r>
      <w:r w:rsidRPr="002D18CA">
        <w:rPr>
          <w:lang w:val="en-US"/>
        </w:rPr>
        <w:t xml:space="preserve"> states.</w:t>
      </w:r>
      <w:r w:rsidRPr="002D18CA">
        <w:rPr>
          <w:rStyle w:val="FootnoteReference"/>
          <w:rFonts w:asciiTheme="minorHAnsi" w:hAnsiTheme="minorHAnsi" w:cstheme="minorHAnsi"/>
          <w:lang w:val="en-US"/>
        </w:rPr>
        <w:footnoteReference w:id="2"/>
      </w:r>
      <w:r w:rsidRPr="002D18CA">
        <w:rPr>
          <w:lang w:val="en-US"/>
        </w:rPr>
        <w:t xml:space="preserve"> It therefore captures the common component of sovereign default risk fluctuations at the global level.</w:t>
      </w:r>
      <w:r w:rsidRPr="002D18CA">
        <w:rPr>
          <w:rStyle w:val="FootnoteReference"/>
          <w:rFonts w:asciiTheme="minorHAnsi" w:eastAsiaTheme="minorEastAsia" w:hAnsiTheme="minorHAnsi" w:cstheme="minorHAnsi"/>
          <w:lang w:val="en-US"/>
        </w:rPr>
        <w:footnoteReference w:id="3"/>
      </w:r>
      <w:r w:rsidRPr="002D18CA">
        <w:rPr>
          <w:lang w:val="en-US"/>
        </w:rPr>
        <w:t xml:space="preserve"> The regional factor is constructed slightly differently.</w:t>
      </w:r>
      <w:r w:rsidR="00631286" w:rsidRPr="002D18CA">
        <w:rPr>
          <w:lang w:val="en-US"/>
        </w:rPr>
        <w:t xml:space="preserve"> First, we sort the thirty emerging markets into seven reference groups. </w:t>
      </w:r>
      <w:r w:rsidR="002B39C8" w:rsidRPr="002D18CA">
        <w:rPr>
          <w:lang w:val="en-US"/>
        </w:rPr>
        <w:t xml:space="preserve">These groups and their constituent </w:t>
      </w:r>
      <w:r w:rsidR="00147D04" w:rsidRPr="002D18CA">
        <w:rPr>
          <w:lang w:val="en-US"/>
        </w:rPr>
        <w:t>countries</w:t>
      </w:r>
      <w:r w:rsidR="002B39C8" w:rsidRPr="002D18CA">
        <w:rPr>
          <w:lang w:val="en-US"/>
        </w:rPr>
        <w:t xml:space="preserve"> can be found in </w:t>
      </w:r>
      <w:r w:rsidR="002B39C8" w:rsidRPr="002D18CA">
        <w:rPr>
          <w:lang w:val="en-US"/>
        </w:rPr>
        <w:fldChar w:fldCharType="begin"/>
      </w:r>
      <w:r w:rsidR="002B39C8" w:rsidRPr="002D18CA">
        <w:rPr>
          <w:lang w:val="en-US"/>
        </w:rPr>
        <w:instrText xml:space="preserve"> REF _Ref61904591 \h </w:instrText>
      </w:r>
      <w:r w:rsidR="004B4021" w:rsidRPr="002D18CA">
        <w:rPr>
          <w:lang w:val="en-US"/>
        </w:rPr>
        <w:instrText xml:space="preserve"> \* MERGEFORMAT </w:instrText>
      </w:r>
      <w:r w:rsidR="002B39C8" w:rsidRPr="002D18CA">
        <w:rPr>
          <w:lang w:val="en-US"/>
        </w:rPr>
      </w:r>
      <w:r w:rsidR="002B39C8" w:rsidRPr="002D18CA">
        <w:rPr>
          <w:lang w:val="en-US"/>
        </w:rPr>
        <w:fldChar w:fldCharType="separate"/>
      </w:r>
      <w:r w:rsidR="00874176" w:rsidRPr="00874176">
        <w:rPr>
          <w:lang w:val="en-US"/>
        </w:rPr>
        <w:t xml:space="preserve">Table </w:t>
      </w:r>
      <w:r w:rsidR="00874176" w:rsidRPr="00874176">
        <w:rPr>
          <w:noProof/>
          <w:lang w:val="en-US"/>
        </w:rPr>
        <w:t>3</w:t>
      </w:r>
      <w:r w:rsidR="002B39C8" w:rsidRPr="002D18CA">
        <w:rPr>
          <w:lang w:val="en-US"/>
        </w:rPr>
        <w:fldChar w:fldCharType="end"/>
      </w:r>
      <w:r w:rsidR="002B39C8" w:rsidRPr="002D18CA">
        <w:rPr>
          <w:lang w:val="en-US"/>
        </w:rPr>
        <w:t xml:space="preserve">. </w:t>
      </w:r>
      <w:r w:rsidR="00631286" w:rsidRPr="002D18CA">
        <w:rPr>
          <w:lang w:val="en-US"/>
        </w:rPr>
        <w:t xml:space="preserve">The </w:t>
      </w:r>
      <w:r w:rsidR="00147D04" w:rsidRPr="002D18CA">
        <w:rPr>
          <w:lang w:val="en-US"/>
        </w:rPr>
        <w:t>grouping</w:t>
      </w:r>
      <w:r w:rsidR="00E94E35" w:rsidRPr="002D18CA">
        <w:rPr>
          <w:lang w:val="en-US"/>
        </w:rPr>
        <w:t xml:space="preserve"> criterion</w:t>
      </w:r>
      <w:r w:rsidR="00631286" w:rsidRPr="002D18CA">
        <w:rPr>
          <w:lang w:val="en-US"/>
        </w:rPr>
        <w:t xml:space="preserve"> </w:t>
      </w:r>
      <w:r w:rsidR="00E94E35" w:rsidRPr="002D18CA">
        <w:rPr>
          <w:lang w:val="en-US"/>
        </w:rPr>
        <w:t xml:space="preserve">is geographic </w:t>
      </w:r>
      <w:r w:rsidR="002B39C8" w:rsidRPr="002D18CA">
        <w:rPr>
          <w:lang w:val="en-US"/>
        </w:rPr>
        <w:t>clustering</w:t>
      </w:r>
      <w:r w:rsidR="00E94E35" w:rsidRPr="002D18CA">
        <w:rPr>
          <w:lang w:val="en-US"/>
        </w:rPr>
        <w:t>. The justification for this criterion is the proposition of gravity models that countries in close proximity</w:t>
      </w:r>
      <w:r w:rsidR="002B39C8" w:rsidRPr="002D18CA">
        <w:rPr>
          <w:lang w:val="en-US"/>
        </w:rPr>
        <w:t xml:space="preserve">, </w:t>
      </w:r>
      <w:proofErr w:type="gramStart"/>
      <w:r w:rsidR="002B39C8" w:rsidRPr="002D18CA">
        <w:rPr>
          <w:lang w:val="en-US"/>
        </w:rPr>
        <w:t>i.e.</w:t>
      </w:r>
      <w:proofErr w:type="gramEnd"/>
      <w:r w:rsidR="002B39C8" w:rsidRPr="002D18CA">
        <w:rPr>
          <w:lang w:val="en-US"/>
        </w:rPr>
        <w:t xml:space="preserve"> geographic clusters,</w:t>
      </w:r>
      <w:r w:rsidR="00E94E35" w:rsidRPr="002D18CA">
        <w:rPr>
          <w:lang w:val="en-US"/>
        </w:rPr>
        <w:t xml:space="preserve"> trade </w:t>
      </w:r>
      <w:r w:rsidR="002B39C8" w:rsidRPr="002D18CA">
        <w:rPr>
          <w:lang w:val="en-US"/>
        </w:rPr>
        <w:t xml:space="preserve">relatively more </w:t>
      </w:r>
      <w:r w:rsidR="00E94E35" w:rsidRPr="002D18CA">
        <w:rPr>
          <w:lang w:val="en-US"/>
        </w:rPr>
        <w:t>with each other than partners further apart d</w:t>
      </w:r>
      <w:r w:rsidR="002B39C8" w:rsidRPr="002D18CA">
        <w:rPr>
          <w:lang w:val="en-US"/>
        </w:rPr>
        <w:t xml:space="preserve">o. </w:t>
      </w:r>
      <w:r w:rsidR="00E94E35" w:rsidRPr="002D18CA">
        <w:rPr>
          <w:lang w:val="en-US"/>
        </w:rPr>
        <w:t xml:space="preserve">Because of this, countries in close proximity </w:t>
      </w:r>
      <w:r w:rsidR="002B39C8" w:rsidRPr="002D18CA">
        <w:rPr>
          <w:lang w:val="en-US"/>
        </w:rPr>
        <w:t>often</w:t>
      </w:r>
      <w:r w:rsidR="00E94E35" w:rsidRPr="002D18CA">
        <w:rPr>
          <w:lang w:val="en-US"/>
        </w:rPr>
        <w:t xml:space="preserve"> have </w:t>
      </w:r>
      <w:r w:rsidR="00147D04" w:rsidRPr="002D18CA">
        <w:rPr>
          <w:lang w:val="en-US"/>
        </w:rPr>
        <w:t>synchronized</w:t>
      </w:r>
      <w:r w:rsidR="002B39C8" w:rsidRPr="002D18CA">
        <w:rPr>
          <w:lang w:val="en-US"/>
        </w:rPr>
        <w:t xml:space="preserve"> </w:t>
      </w:r>
      <w:r w:rsidR="00E94E35" w:rsidRPr="002D18CA">
        <w:rPr>
          <w:lang w:val="en-US"/>
        </w:rPr>
        <w:t xml:space="preserve">business </w:t>
      </w:r>
      <w:r w:rsidR="002B39C8" w:rsidRPr="002D18CA">
        <w:rPr>
          <w:lang w:val="en-US"/>
        </w:rPr>
        <w:t>cycles, implying similar trends for governments’ expenditures and revenues</w:t>
      </w:r>
      <w:r w:rsidR="00147D04" w:rsidRPr="002D18CA">
        <w:rPr>
          <w:lang w:val="en-US"/>
        </w:rPr>
        <w:t>.</w:t>
      </w:r>
      <w:r w:rsidR="002B39C8" w:rsidRPr="002D18CA">
        <w:rPr>
          <w:lang w:val="en-US"/>
        </w:rPr>
        <w:t xml:space="preserve"> This in turn </w:t>
      </w:r>
      <w:r w:rsidR="00147D04" w:rsidRPr="002D18CA">
        <w:rPr>
          <w:lang w:val="en-US"/>
        </w:rPr>
        <w:t>should be reflected in</w:t>
      </w:r>
      <w:r w:rsidR="002B39C8" w:rsidRPr="002D18CA">
        <w:rPr>
          <w:lang w:val="en-US"/>
        </w:rPr>
        <w:t xml:space="preserve"> the pricing of sovereign </w:t>
      </w:r>
      <w:del w:id="242" w:author="Timo Dahler" w:date="2021-02-03T15:46:00Z">
        <w:r w:rsidR="002B39C8" w:rsidRPr="002D18CA" w:rsidDel="001E34CC">
          <w:rPr>
            <w:lang w:val="en-US"/>
          </w:rPr>
          <w:delText>risk</w:delText>
        </w:r>
        <w:r w:rsidR="00147D04" w:rsidRPr="002D18CA" w:rsidDel="001E34CC">
          <w:rPr>
            <w:lang w:val="en-US"/>
          </w:rPr>
          <w:delText xml:space="preserve"> as captured by CDS</w:delText>
        </w:r>
      </w:del>
      <w:ins w:id="243" w:author="Timo Dahler" w:date="2021-02-03T15:46:00Z">
        <w:r w:rsidR="001E34CC">
          <w:rPr>
            <w:lang w:val="en-US"/>
          </w:rPr>
          <w:t>risk</w:t>
        </w:r>
      </w:ins>
      <w:del w:id="244" w:author="Timo Dahler" w:date="2021-02-03T15:46:00Z">
        <w:r w:rsidR="00147D04" w:rsidRPr="002D18CA" w:rsidDel="001E34CC">
          <w:rPr>
            <w:lang w:val="en-US"/>
          </w:rPr>
          <w:delText xml:space="preserve"> spreads</w:delText>
        </w:r>
        <w:r w:rsidR="00F95BFD" w:rsidRPr="002D18CA" w:rsidDel="001E34CC">
          <w:rPr>
            <w:lang w:val="en-US"/>
          </w:rPr>
          <w:delText>,</w:delText>
        </w:r>
      </w:del>
      <w:r w:rsidR="00147D04" w:rsidRPr="002D18CA">
        <w:rPr>
          <w:lang w:val="en-US"/>
        </w:rPr>
        <w:t xml:space="preserve"> </w:t>
      </w:r>
      <w:r w:rsidR="00F95BFD" w:rsidRPr="002D18CA">
        <w:rPr>
          <w:lang w:val="en-US"/>
        </w:rPr>
        <w:t>as argued by</w:t>
      </w:r>
      <w:r w:rsidR="00147D04" w:rsidRPr="002D18CA">
        <w:rPr>
          <w:lang w:val="en-US"/>
        </w:rPr>
        <w:t xml:space="preserve"> </w:t>
      </w:r>
      <w:proofErr w:type="spellStart"/>
      <w:r w:rsidR="00F95BFD" w:rsidRPr="002D18CA">
        <w:rPr>
          <w:lang w:val="en-US"/>
        </w:rPr>
        <w:t>Remolona</w:t>
      </w:r>
      <w:proofErr w:type="spellEnd"/>
      <w:r w:rsidR="00F95BFD" w:rsidRPr="002D18CA">
        <w:rPr>
          <w:lang w:val="en-US"/>
        </w:rPr>
        <w:t xml:space="preserve"> et al. (2008)</w:t>
      </w:r>
      <w:r w:rsidR="00C44F10">
        <w:rPr>
          <w:lang w:val="en-US"/>
        </w:rPr>
        <w:t>.</w:t>
      </w:r>
    </w:p>
    <w:p w14:paraId="22569738" w14:textId="77777777" w:rsidR="004E157E" w:rsidRPr="002D18CA" w:rsidRDefault="004E157E" w:rsidP="003C63BE">
      <w:pPr>
        <w:rPr>
          <w:lang w:val="en-US"/>
        </w:rPr>
      </w:pPr>
    </w:p>
    <w:p w14:paraId="449986BC" w14:textId="63049DAF" w:rsidR="00DD1544" w:rsidRDefault="00DD1544" w:rsidP="003C63BE">
      <w:pPr>
        <w:rPr>
          <w:lang w:val="en-US"/>
        </w:rPr>
      </w:pPr>
      <w:r w:rsidRPr="002D18CA">
        <w:rPr>
          <w:lang w:val="en-US"/>
        </w:rPr>
        <w:t xml:space="preserve">Finally, </w:t>
      </w:r>
      <w:r w:rsidR="003C63BE">
        <w:rPr>
          <w:lang w:val="en-US"/>
        </w:rPr>
        <w:t>the</w:t>
      </w:r>
      <w:r w:rsidRPr="002D18CA">
        <w:rPr>
          <w:lang w:val="en-US"/>
        </w:rPr>
        <w:t xml:space="preserve"> residual is defined as </w:t>
      </w:r>
    </w:p>
    <w:p w14:paraId="7DAB694F" w14:textId="77777777" w:rsidR="003C63BE" w:rsidRPr="002D18CA" w:rsidRDefault="003C63BE" w:rsidP="003C63BE">
      <w:pPr>
        <w:rPr>
          <w:lang w:val="en-US"/>
        </w:rPr>
      </w:pPr>
    </w:p>
    <w:p w14:paraId="3F246B13" w14:textId="439D6521" w:rsidR="00DD1544" w:rsidRPr="002E5A95" w:rsidRDefault="00DD1544" w:rsidP="002E5A95">
      <w:pPr>
        <w:pStyle w:val="Caption"/>
        <w:jc w:val="center"/>
        <w:rPr>
          <w:rFonts w:ascii="Cambria Math" w:hAnsi="Cambria Math"/>
        </w:rPr>
      </w:pPr>
      <w:bookmarkStart w:id="245" w:name="_Ref51591662"/>
      <w:r w:rsidRPr="002E5A95">
        <w:rPr>
          <w:rFonts w:ascii="Cambria Math" w:hAnsi="Cambria Math"/>
        </w:rPr>
        <w:t>(</w:t>
      </w:r>
      <w:r w:rsidRPr="002E5A95">
        <w:rPr>
          <w:rFonts w:ascii="Cambria Math" w:hAnsi="Cambria Math"/>
        </w:rPr>
        <w:fldChar w:fldCharType="begin"/>
      </w:r>
      <w:r w:rsidRPr="002E5A95">
        <w:rPr>
          <w:rFonts w:ascii="Cambria Math" w:hAnsi="Cambria Math"/>
        </w:rPr>
        <w:instrText xml:space="preserve"> SEQ Equation \* ARABIC </w:instrText>
      </w:r>
      <w:r w:rsidRPr="002E5A95">
        <w:rPr>
          <w:rFonts w:ascii="Cambria Math" w:hAnsi="Cambria Math"/>
        </w:rPr>
        <w:fldChar w:fldCharType="separate"/>
      </w:r>
      <w:r w:rsidR="00874176">
        <w:rPr>
          <w:rFonts w:ascii="Cambria Math" w:hAnsi="Cambria Math"/>
          <w:noProof/>
        </w:rPr>
        <w:t>2</w:t>
      </w:r>
      <w:r w:rsidRPr="002E5A95">
        <w:rPr>
          <w:rFonts w:ascii="Cambria Math" w:hAnsi="Cambria Math"/>
        </w:rPr>
        <w:fldChar w:fldCharType="end"/>
      </w:r>
      <w:bookmarkEnd w:id="245"/>
      <w:r w:rsidRPr="002E5A95">
        <w:rPr>
          <w:rFonts w:ascii="Cambria Math" w:hAnsi="Cambria Math"/>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cr</m:t>
            </m:r>
          </m:e>
          <m:sub>
            <m:r>
              <w:rPr>
                <w:rFonts w:ascii="Cambria Math" w:hAnsi="Cambria Math"/>
              </w:rPr>
              <m:t>it</m:t>
            </m:r>
          </m:sub>
        </m:sSub>
        <m:r>
          <w:rPr>
            <w:rFonts w:ascii="Cambria Math" w:hAnsi="Cambria Math"/>
          </w:rPr>
          <m:t>= ∆</m:t>
        </m:r>
        <m:sSub>
          <m:sSubPr>
            <m:ctrlPr>
              <w:rPr>
                <w:rFonts w:ascii="Cambria Math" w:hAnsi="Cambria Math"/>
              </w:rPr>
            </m:ctrlPr>
          </m:sSubPr>
          <m:e>
            <m:r>
              <w:rPr>
                <w:rFonts w:ascii="Cambria Math" w:hAnsi="Cambria Math"/>
              </w:rPr>
              <m:t>cds</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m:t>
            </m:r>
            <m:acc>
              <m:accPr>
                <m:ctrlPr>
                  <w:rPr>
                    <w:rFonts w:ascii="Cambria Math" w:hAnsi="Cambria Math"/>
                  </w:rPr>
                </m:ctrlPr>
              </m:accPr>
              <m:e>
                <m:r>
                  <w:rPr>
                    <w:rFonts w:ascii="Cambria Math" w:hAnsi="Cambria Math"/>
                  </w:rPr>
                  <m:t>α</m:t>
                </m:r>
              </m:e>
            </m:acc>
          </m:e>
          <m:sub>
            <m:r>
              <w:rPr>
                <w:rFonts w:ascii="Cambria Math" w:hAnsi="Cambria Math"/>
              </w:rPr>
              <m:t>i</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ϕ</m:t>
                </m:r>
              </m:e>
            </m:acc>
          </m:e>
          <m:sub>
            <m:r>
              <w:rPr>
                <w:rFonts w:ascii="Cambria Math" w:hAnsi="Cambria Math"/>
              </w:rPr>
              <m:t>i</m:t>
            </m:r>
          </m:sub>
        </m:sSub>
        <m:sSub>
          <m:sSubPr>
            <m:ctrlPr>
              <w:rPr>
                <w:rFonts w:ascii="Cambria Math" w:hAnsi="Cambria Math"/>
              </w:rPr>
            </m:ctrlPr>
          </m:sSubPr>
          <m:e>
            <m:r>
              <w:rPr>
                <w:rFonts w:ascii="Cambria Math" w:hAnsi="Cambria Math"/>
              </w:rPr>
              <m:t>∆cds</m:t>
            </m:r>
          </m:e>
          <m:sub>
            <m:r>
              <w:rPr>
                <w:rFonts w:ascii="Cambria Math" w:hAnsi="Cambria Math"/>
              </w:rPr>
              <m:t>i,t-1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i1</m:t>
            </m:r>
          </m:sub>
        </m:sSub>
        <m:sSub>
          <m:sSubPr>
            <m:ctrlPr>
              <w:rPr>
                <w:rFonts w:ascii="Cambria Math" w:hAnsi="Cambria Math"/>
              </w:rPr>
            </m:ctrlPr>
          </m:sSubPr>
          <m:e>
            <m:r>
              <w:rPr>
                <w:rFonts w:ascii="Cambria Math" w:hAnsi="Cambria Math"/>
              </w:rPr>
              <m:t>∆GCDS</m:t>
            </m:r>
          </m:e>
          <m:sub>
            <m:r>
              <w:rPr>
                <w:rFonts w:ascii="Cambria Math" w:hAnsi="Cambria Math"/>
              </w:rPr>
              <m:t>t</m:t>
            </m:r>
          </m:sub>
        </m:sSub>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i2</m:t>
            </m:r>
          </m:sub>
        </m:sSub>
        <m:sSub>
          <m:sSubPr>
            <m:ctrlPr>
              <w:rPr>
                <w:rFonts w:ascii="Cambria Math" w:hAnsi="Cambria Math"/>
              </w:rPr>
            </m:ctrlPr>
          </m:sSubPr>
          <m:e>
            <m:r>
              <w:rPr>
                <w:rFonts w:ascii="Cambria Math" w:hAnsi="Cambria Math"/>
              </w:rPr>
              <m:t>∆RCDS</m:t>
            </m:r>
          </m:e>
          <m:sub>
            <m:sSup>
              <m:sSupPr>
                <m:ctrlPr>
                  <w:rPr>
                    <w:rFonts w:ascii="Cambria Math" w:hAnsi="Cambria Math"/>
                  </w:rPr>
                </m:ctrlPr>
              </m:sSupPr>
              <m:e>
                <m:r>
                  <w:rPr>
                    <w:rFonts w:ascii="Cambria Math" w:hAnsi="Cambria Math"/>
                  </w:rPr>
                  <m:t>i</m:t>
                </m:r>
              </m:e>
              <m:sup>
                <m:r>
                  <w:rPr>
                    <w:rFonts w:ascii="Cambria Math" w:hAnsi="Cambria Math"/>
                  </w:rPr>
                  <m:t>'</m:t>
                </m:r>
              </m:sup>
            </m:sSup>
            <m:r>
              <w:rPr>
                <w:rFonts w:ascii="Cambria Math" w:hAnsi="Cambria Math"/>
              </w:rPr>
              <m:t>,j,t</m:t>
            </m:r>
          </m:sub>
        </m:sSub>
        <m:r>
          <w:rPr>
            <w:rFonts w:ascii="Cambria Math" w:hAnsi="Cambria Math"/>
          </w:rPr>
          <m:t>]</m:t>
        </m:r>
      </m:oMath>
    </w:p>
    <w:p w14:paraId="04D71AD6" w14:textId="77777777" w:rsidR="00E318BA" w:rsidRPr="00E318BA" w:rsidRDefault="00E318BA" w:rsidP="003C63BE">
      <w:pPr>
        <w:rPr>
          <w:rFonts w:eastAsiaTheme="minorEastAsia"/>
          <w:lang w:val="en-US"/>
        </w:rPr>
      </w:pPr>
    </w:p>
    <w:p w14:paraId="7BEEB09C" w14:textId="70D94FC7" w:rsidR="00740C2C" w:rsidRDefault="00DD1544" w:rsidP="00740C2C">
      <w:pPr>
        <w:rPr>
          <w:lang w:val="en-US"/>
        </w:rPr>
      </w:pPr>
      <w:r w:rsidRPr="002D18CA">
        <w:rPr>
          <w:lang w:val="en-US"/>
        </w:rPr>
        <w:lastRenderedPageBreak/>
        <w:t xml:space="preserve">simply comparing the realized </w:t>
      </w:r>
      <w:r w:rsidR="00F40ED8">
        <w:rPr>
          <w:lang w:val="en-US"/>
        </w:rPr>
        <w:t>log CDS changes</w:t>
      </w:r>
      <w:r w:rsidRPr="002D18CA">
        <w:rPr>
          <w:lang w:val="en-US"/>
        </w:rPr>
        <w:t xml:space="preserve"> to the model-</w:t>
      </w:r>
      <w:del w:id="246" w:author="Timo Dahler" w:date="2021-02-03T15:46:00Z">
        <w:r w:rsidRPr="002D18CA" w:rsidDel="001E34CC">
          <w:rPr>
            <w:lang w:val="en-US"/>
          </w:rPr>
          <w:delText xml:space="preserve">expected </w:delText>
        </w:r>
      </w:del>
      <w:ins w:id="247" w:author="Timo Dahler" w:date="2021-02-03T15:46:00Z">
        <w:r w:rsidR="001E34CC">
          <w:rPr>
            <w:lang w:val="en-US"/>
          </w:rPr>
          <w:t>implied</w:t>
        </w:r>
        <w:r w:rsidR="001E34CC" w:rsidRPr="002D18CA">
          <w:rPr>
            <w:lang w:val="en-US"/>
          </w:rPr>
          <w:t xml:space="preserve"> </w:t>
        </w:r>
      </w:ins>
      <w:del w:id="248" w:author="Timo Dahler" w:date="2021-02-03T15:47:00Z">
        <w:r w:rsidRPr="002D18CA" w:rsidDel="001E34CC">
          <w:rPr>
            <w:lang w:val="en-US"/>
          </w:rPr>
          <w:delText>value</w:delText>
        </w:r>
        <w:r w:rsidR="003C63BE" w:rsidDel="001E34CC">
          <w:rPr>
            <w:lang w:val="en-US"/>
          </w:rPr>
          <w:delText>s from the second</w:delText>
        </w:r>
        <w:r w:rsidR="00740C2C" w:rsidDel="001E34CC">
          <w:rPr>
            <w:lang w:val="en-US"/>
          </w:rPr>
          <w:delText xml:space="preserve"> </w:delText>
        </w:r>
        <w:r w:rsidR="003C63BE" w:rsidDel="001E34CC">
          <w:rPr>
            <w:lang w:val="en-US"/>
          </w:rPr>
          <w:delText>stage</w:delText>
        </w:r>
      </w:del>
      <w:ins w:id="249" w:author="Timo Dahler" w:date="2021-02-03T15:47:00Z">
        <w:r w:rsidR="001E34CC">
          <w:rPr>
            <w:lang w:val="en-US"/>
          </w:rPr>
          <w:t>changes</w:t>
        </w:r>
      </w:ins>
      <w:r w:rsidRPr="002D18CA">
        <w:rPr>
          <w:lang w:val="en-US"/>
        </w:rPr>
        <w:t>, given the true realization of the factors and lagged log CDS change</w:t>
      </w:r>
      <w:r w:rsidR="004E157E" w:rsidRPr="002D18CA">
        <w:rPr>
          <w:lang w:val="en-US"/>
        </w:rPr>
        <w:t>s.</w:t>
      </w:r>
    </w:p>
    <w:p w14:paraId="2BF0C438" w14:textId="33EF3C72" w:rsidR="00F95BFD" w:rsidRPr="002D18CA" w:rsidRDefault="00036CEB" w:rsidP="00740C2C">
      <w:pPr>
        <w:pStyle w:val="Heading3"/>
      </w:pPr>
      <w:bookmarkStart w:id="250" w:name="_Toc62486904"/>
      <w:r w:rsidRPr="002D18CA">
        <w:t>Results</w:t>
      </w:r>
      <w:r w:rsidR="009C4FA5" w:rsidRPr="002D18CA">
        <w:t xml:space="preserve"> and interpretation</w:t>
      </w:r>
      <w:bookmarkEnd w:id="250"/>
    </w:p>
    <w:p w14:paraId="4330ED5A" w14:textId="707EF02F" w:rsidR="003C63BE" w:rsidRDefault="00F95BFD" w:rsidP="003C63BE">
      <w:pPr>
        <w:rPr>
          <w:lang w:val="en-US"/>
        </w:rPr>
      </w:pPr>
      <w:r w:rsidRPr="002D18CA">
        <w:rPr>
          <w:lang w:val="en-US"/>
        </w:rPr>
        <w:t xml:space="preserve">After </w:t>
      </w:r>
      <w:r w:rsidR="00DF4741">
        <w:rPr>
          <w:lang w:val="en-US"/>
        </w:rPr>
        <w:t>training</w:t>
      </w:r>
      <w:r w:rsidRPr="002D18CA">
        <w:rPr>
          <w:lang w:val="en-US"/>
        </w:rPr>
        <w:t xml:space="preserve"> the factor model from January 2014 through June 2019</w:t>
      </w:r>
      <w:r w:rsidR="003C63BE">
        <w:rPr>
          <w:lang w:val="en-US"/>
        </w:rPr>
        <w:t xml:space="preserve"> in the first stage</w:t>
      </w:r>
      <w:r w:rsidRPr="002D18CA">
        <w:rPr>
          <w:lang w:val="en-US"/>
        </w:rPr>
        <w:t>, we extrapolate the model based on realized values</w:t>
      </w:r>
      <w:r w:rsidR="00DF4741">
        <w:rPr>
          <w:lang w:val="en-US"/>
        </w:rPr>
        <w:t xml:space="preserve"> of factors</w:t>
      </w:r>
      <w:r w:rsidRPr="002D18CA">
        <w:rPr>
          <w:lang w:val="en-US"/>
        </w:rPr>
        <w:t xml:space="preserve"> from July 2019 through June 2020</w:t>
      </w:r>
      <w:r w:rsidR="003C63BE">
        <w:rPr>
          <w:lang w:val="en-US"/>
        </w:rPr>
        <w:t xml:space="preserve"> in the second stage</w:t>
      </w:r>
      <w:r w:rsidR="004B4021" w:rsidRPr="002D18CA">
        <w:rPr>
          <w:lang w:val="en-US"/>
        </w:rPr>
        <w:t xml:space="preserve">. </w:t>
      </w:r>
      <w:proofErr w:type="gramStart"/>
      <w:r w:rsidR="004B4021" w:rsidRPr="002D18CA">
        <w:rPr>
          <w:lang w:val="en-US"/>
        </w:rPr>
        <w:t>This spans</w:t>
      </w:r>
      <w:proofErr w:type="gramEnd"/>
      <w:r w:rsidR="004B4021" w:rsidRPr="002D18CA">
        <w:rPr>
          <w:lang w:val="en-US"/>
        </w:rPr>
        <w:t xml:space="preserve"> </w:t>
      </w:r>
      <w:del w:id="251" w:author="Timo Dahler" w:date="2021-02-03T15:49:00Z">
        <w:r w:rsidR="004B4021" w:rsidRPr="002D18CA" w:rsidDel="001E34CC">
          <w:rPr>
            <w:lang w:val="en-US"/>
          </w:rPr>
          <w:delText xml:space="preserve">both </w:delText>
        </w:r>
        <w:r w:rsidR="004E26F1" w:rsidRPr="002D18CA" w:rsidDel="001E34CC">
          <w:rPr>
            <w:lang w:val="en-US"/>
          </w:rPr>
          <w:delText>the</w:delText>
        </w:r>
        <w:r w:rsidR="004B4021" w:rsidRPr="002D18CA" w:rsidDel="001E34CC">
          <w:rPr>
            <w:lang w:val="en-US"/>
          </w:rPr>
          <w:delText xml:space="preserve"> </w:delText>
        </w:r>
      </w:del>
      <w:r w:rsidR="004B4021" w:rsidRPr="002D18CA">
        <w:rPr>
          <w:lang w:val="en-US"/>
        </w:rPr>
        <w:t xml:space="preserve">time </w:t>
      </w:r>
      <w:ins w:id="252" w:author="Timo Dahler" w:date="2021-02-03T15:49:00Z">
        <w:r w:rsidR="001E34CC">
          <w:rPr>
            <w:lang w:val="en-US"/>
          </w:rPr>
          <w:t xml:space="preserve">both </w:t>
        </w:r>
      </w:ins>
      <w:r w:rsidR="004B4021" w:rsidRPr="002D18CA">
        <w:rPr>
          <w:lang w:val="en-US"/>
        </w:rPr>
        <w:t>before and after the outbreak of COVID-19</w:t>
      </w:r>
      <w:r w:rsidRPr="002D18CA">
        <w:rPr>
          <w:lang w:val="en-US"/>
        </w:rPr>
        <w:t xml:space="preserve">. The upper-left panel of </w:t>
      </w:r>
      <w:r w:rsidRPr="002D18CA">
        <w:rPr>
          <w:lang w:val="en-US"/>
        </w:rPr>
        <w:fldChar w:fldCharType="begin"/>
      </w:r>
      <w:r w:rsidRPr="002D18CA">
        <w:rPr>
          <w:lang w:val="en-US"/>
        </w:rPr>
        <w:instrText xml:space="preserve"> REF _Ref61985292 \h </w:instrText>
      </w:r>
      <w:r w:rsidR="004B4021" w:rsidRPr="002D18CA">
        <w:rPr>
          <w:lang w:val="en-US"/>
        </w:rPr>
        <w:instrText xml:space="preserve"> \* MERGEFORMAT </w:instrText>
      </w:r>
      <w:r w:rsidRPr="002D18CA">
        <w:rPr>
          <w:lang w:val="en-US"/>
        </w:rPr>
      </w:r>
      <w:r w:rsidRPr="002D18CA">
        <w:rPr>
          <w:lang w:val="en-US"/>
        </w:rPr>
        <w:fldChar w:fldCharType="separate"/>
      </w:r>
      <w:r w:rsidR="00874176" w:rsidRPr="00874176">
        <w:rPr>
          <w:lang w:val="en-US"/>
        </w:rPr>
        <w:t xml:space="preserve">Figure </w:t>
      </w:r>
      <w:r w:rsidR="00874176" w:rsidRPr="00874176">
        <w:rPr>
          <w:noProof/>
          <w:lang w:val="en-US"/>
        </w:rPr>
        <w:t>9</w:t>
      </w:r>
      <w:r w:rsidRPr="002D18CA">
        <w:rPr>
          <w:lang w:val="en-US"/>
        </w:rPr>
        <w:fldChar w:fldCharType="end"/>
      </w:r>
      <w:r w:rsidRPr="002D18CA">
        <w:rPr>
          <w:lang w:val="en-US"/>
        </w:rPr>
        <w:t xml:space="preserve"> traces the </w:t>
      </w:r>
      <w:r w:rsidR="00157F99" w:rsidRPr="002D18CA">
        <w:rPr>
          <w:lang w:val="en-US"/>
        </w:rPr>
        <w:t>emerging market</w:t>
      </w:r>
      <w:r w:rsidRPr="002D18CA">
        <w:rPr>
          <w:lang w:val="en-US"/>
        </w:rPr>
        <w:t xml:space="preserve"> average cumulative log CDS change (solid line) against that </w:t>
      </w:r>
      <w:del w:id="253" w:author="Timo Dahler" w:date="2021-02-03T15:50:00Z">
        <w:r w:rsidRPr="002D18CA" w:rsidDel="001E34CC">
          <w:rPr>
            <w:lang w:val="en-US"/>
          </w:rPr>
          <w:delText xml:space="preserve">implied </w:delText>
        </w:r>
      </w:del>
      <w:ins w:id="254" w:author="Timo Dahler" w:date="2021-02-03T15:50:00Z">
        <w:r w:rsidR="001E34CC">
          <w:rPr>
            <w:lang w:val="en-US"/>
          </w:rPr>
          <w:t>predicted</w:t>
        </w:r>
        <w:r w:rsidR="001E34CC" w:rsidRPr="002D18CA">
          <w:rPr>
            <w:lang w:val="en-US"/>
          </w:rPr>
          <w:t xml:space="preserve"> </w:t>
        </w:r>
      </w:ins>
      <w:r w:rsidRPr="002D18CA">
        <w:rPr>
          <w:lang w:val="en-US"/>
        </w:rPr>
        <w:t xml:space="preserve">by the model (dashed line). </w:t>
      </w:r>
      <w:r w:rsidR="003C63BE">
        <w:rPr>
          <w:lang w:val="en-US"/>
        </w:rPr>
        <w:t>Note</w:t>
      </w:r>
      <w:r w:rsidRPr="002D18CA">
        <w:rPr>
          <w:lang w:val="en-US"/>
        </w:rPr>
        <w:t xml:space="preserve"> that</w:t>
      </w:r>
      <w:r w:rsidR="004E26F1" w:rsidRPr="002D18CA">
        <w:rPr>
          <w:lang w:val="en-US"/>
        </w:rPr>
        <w:t xml:space="preserve"> the two lines greatly overlap between July and December </w:t>
      </w:r>
      <w:r w:rsidRPr="002D18CA">
        <w:rPr>
          <w:lang w:val="en-US"/>
        </w:rPr>
        <w:t>2019</w:t>
      </w:r>
      <w:r w:rsidR="003C63BE">
        <w:rPr>
          <w:lang w:val="en-US"/>
        </w:rPr>
        <w:t xml:space="preserve">, implying </w:t>
      </w:r>
      <w:r w:rsidR="004E26F1" w:rsidRPr="002D18CA">
        <w:rPr>
          <w:lang w:val="en-US"/>
        </w:rPr>
        <w:t>that the model does a good job in predicting actual CDS spread changes</w:t>
      </w:r>
      <w:r w:rsidR="003C63BE">
        <w:rPr>
          <w:lang w:val="en-US"/>
        </w:rPr>
        <w:t xml:space="preserve"> for t</w:t>
      </w:r>
      <w:r w:rsidR="004D3A11">
        <w:rPr>
          <w:lang w:val="en-US"/>
        </w:rPr>
        <w:t>he period before the outbreak of COVID-19.</w:t>
      </w:r>
    </w:p>
    <w:p w14:paraId="11FBD3DF" w14:textId="77777777" w:rsidR="003C63BE" w:rsidRDefault="003C63BE" w:rsidP="003C63BE">
      <w:pPr>
        <w:rPr>
          <w:lang w:val="en-US"/>
        </w:rPr>
      </w:pPr>
    </w:p>
    <w:p w14:paraId="2D526DC4" w14:textId="25486B25" w:rsidR="004E26F1" w:rsidRPr="002D18CA" w:rsidRDefault="00157F99" w:rsidP="004D3A11">
      <w:pPr>
        <w:rPr>
          <w:lang w:val="en-US"/>
        </w:rPr>
      </w:pPr>
      <w:r w:rsidRPr="002D18CA">
        <w:rPr>
          <w:lang w:val="en-US"/>
        </w:rPr>
        <w:t xml:space="preserve">In early </w:t>
      </w:r>
      <w:r w:rsidR="00F95BFD" w:rsidRPr="002D18CA">
        <w:rPr>
          <w:lang w:val="en-US"/>
        </w:rPr>
        <w:t xml:space="preserve">2020, the two series start to fluctuate </w:t>
      </w:r>
      <w:r w:rsidR="004E26F1" w:rsidRPr="002D18CA">
        <w:rPr>
          <w:lang w:val="en-US"/>
        </w:rPr>
        <w:t xml:space="preserve">and </w:t>
      </w:r>
      <w:r w:rsidR="004D3A11">
        <w:rPr>
          <w:lang w:val="en-US"/>
        </w:rPr>
        <w:t>the</w:t>
      </w:r>
      <w:r w:rsidR="00F95BFD" w:rsidRPr="002D18CA">
        <w:rPr>
          <w:lang w:val="en-US"/>
        </w:rPr>
        <w:t xml:space="preserve"> lift-off in both model-implied and actual values </w:t>
      </w:r>
      <w:r w:rsidR="004D3A11">
        <w:rPr>
          <w:lang w:val="en-US"/>
        </w:rPr>
        <w:t>accelerates</w:t>
      </w:r>
      <w:r w:rsidRPr="002D18CA">
        <w:rPr>
          <w:lang w:val="en-US"/>
        </w:rPr>
        <w:t xml:space="preserve"> in March</w:t>
      </w:r>
      <w:r w:rsidR="00F95BFD" w:rsidRPr="002D18CA">
        <w:rPr>
          <w:lang w:val="en-US"/>
        </w:rPr>
        <w:t xml:space="preserve"> 2020</w:t>
      </w:r>
      <w:r w:rsidRPr="002D18CA">
        <w:rPr>
          <w:lang w:val="en-US"/>
        </w:rPr>
        <w:t xml:space="preserve">. However, </w:t>
      </w:r>
      <w:r w:rsidR="00F95BFD" w:rsidRPr="002D18CA">
        <w:rPr>
          <w:lang w:val="en-US"/>
        </w:rPr>
        <w:t xml:space="preserve">actual values sore considerably more than </w:t>
      </w:r>
      <w:del w:id="255" w:author="Timo Dahler" w:date="2021-02-03T15:51:00Z">
        <w:r w:rsidR="00F95BFD" w:rsidRPr="002D18CA" w:rsidDel="001E34CC">
          <w:rPr>
            <w:lang w:val="en-US"/>
          </w:rPr>
          <w:delText>would be</w:delText>
        </w:r>
        <w:r w:rsidR="00C516A9" w:rsidRPr="002D18CA" w:rsidDel="001E34CC">
          <w:rPr>
            <w:lang w:val="en-US"/>
          </w:rPr>
          <w:delText xml:space="preserve"> predicted by the model</w:delText>
        </w:r>
      </w:del>
      <w:ins w:id="256" w:author="Timo Dahler" w:date="2021-02-03T15:51:00Z">
        <w:r w:rsidR="001E34CC">
          <w:rPr>
            <w:lang w:val="en-US"/>
          </w:rPr>
          <w:t>predicted</w:t>
        </w:r>
      </w:ins>
      <w:del w:id="257" w:author="Timo Dahler" w:date="2021-02-03T15:51:00Z">
        <w:r w:rsidR="00C516A9" w:rsidRPr="002D18CA" w:rsidDel="001E34CC">
          <w:rPr>
            <w:lang w:val="en-US"/>
          </w:rPr>
          <w:delText xml:space="preserve">. </w:delText>
        </w:r>
        <w:r w:rsidR="004D3A11" w:rsidDel="001E34CC">
          <w:rPr>
            <w:lang w:val="en-US"/>
          </w:rPr>
          <w:delText>This</w:delText>
        </w:r>
      </w:del>
      <w:ins w:id="258" w:author="Timo Dahler" w:date="2021-02-03T15:51:00Z">
        <w:r w:rsidR="001E34CC">
          <w:rPr>
            <w:lang w:val="en-US"/>
          </w:rPr>
          <w:t>,</w:t>
        </w:r>
      </w:ins>
      <w:r w:rsidR="004D3A11">
        <w:rPr>
          <w:lang w:val="en-US"/>
        </w:rPr>
        <w:t xml:space="preserve"> suggest</w:t>
      </w:r>
      <w:ins w:id="259" w:author="Timo Dahler" w:date="2021-02-03T15:51:00Z">
        <w:r w:rsidR="001E34CC">
          <w:rPr>
            <w:lang w:val="en-US"/>
          </w:rPr>
          <w:t>ing</w:t>
        </w:r>
      </w:ins>
      <w:del w:id="260" w:author="Timo Dahler" w:date="2021-02-03T15:51:00Z">
        <w:r w:rsidR="004D3A11" w:rsidDel="001E34CC">
          <w:rPr>
            <w:lang w:val="en-US"/>
          </w:rPr>
          <w:delText>s</w:delText>
        </w:r>
      </w:del>
      <w:r w:rsidR="004D3A11">
        <w:rPr>
          <w:lang w:val="en-US"/>
        </w:rPr>
        <w:t xml:space="preserve"> that</w:t>
      </w:r>
      <w:r w:rsidR="004E26F1" w:rsidRPr="002D18CA">
        <w:rPr>
          <w:lang w:val="en-US"/>
        </w:rPr>
        <w:t xml:space="preserve"> </w:t>
      </w:r>
      <w:r w:rsidR="004D3A11">
        <w:rPr>
          <w:lang w:val="en-US"/>
        </w:rPr>
        <w:t xml:space="preserve">the </w:t>
      </w:r>
      <w:r w:rsidR="004E26F1" w:rsidRPr="002D18CA">
        <w:rPr>
          <w:lang w:val="en-US"/>
        </w:rPr>
        <w:t xml:space="preserve">model loses some of its explanatory power in the wake </w:t>
      </w:r>
      <w:del w:id="261" w:author="Timo Dahler" w:date="2021-02-03T15:52:00Z">
        <w:r w:rsidR="004E26F1" w:rsidRPr="002D18CA" w:rsidDel="001E34CC">
          <w:rPr>
            <w:lang w:val="en-US"/>
          </w:rPr>
          <w:delText>of the outbreak of COVID-19</w:delText>
        </w:r>
      </w:del>
      <w:ins w:id="262" w:author="Timo Dahler" w:date="2021-02-03T15:52:00Z">
        <w:r w:rsidR="001E34CC">
          <w:rPr>
            <w:lang w:val="en-US"/>
          </w:rPr>
          <w:t>the pandemic</w:t>
        </w:r>
      </w:ins>
      <w:r w:rsidR="004E26F1" w:rsidRPr="002D18CA">
        <w:rPr>
          <w:lang w:val="en-US"/>
        </w:rPr>
        <w:t xml:space="preserve">. </w:t>
      </w:r>
      <w:r w:rsidR="00C516A9" w:rsidRPr="002D18CA">
        <w:rPr>
          <w:lang w:val="en-US"/>
        </w:rPr>
        <w:t xml:space="preserve">CDS spread widening ceased in mid to end of March </w:t>
      </w:r>
      <w:del w:id="263" w:author="Timo Dahler" w:date="2021-02-03T15:53:00Z">
        <w:r w:rsidR="00C516A9" w:rsidRPr="002D18CA" w:rsidDel="00446BD7">
          <w:rPr>
            <w:lang w:val="en-US"/>
          </w:rPr>
          <w:delText xml:space="preserve">when countries and central banks around the world announced massive economic support and relief packages, </w:delText>
        </w:r>
      </w:del>
      <w:r w:rsidR="00C516A9" w:rsidRPr="002D18CA">
        <w:rPr>
          <w:lang w:val="en-US"/>
        </w:rPr>
        <w:t>but the divergence between actual and model-implied changes persisted.</w:t>
      </w:r>
      <w:r w:rsidR="00DF4741">
        <w:rPr>
          <w:lang w:val="en-US"/>
        </w:rPr>
        <w:t xml:space="preserve"> </w:t>
      </w:r>
      <w:r w:rsidR="004D3A11">
        <w:rPr>
          <w:lang w:val="en-US"/>
        </w:rPr>
        <w:t>The</w:t>
      </w:r>
      <w:r w:rsidR="00C516A9" w:rsidRPr="002D18CA">
        <w:rPr>
          <w:lang w:val="en-US"/>
        </w:rPr>
        <w:t xml:space="preserve"> contrast between the explanatory power before and after the start of the pandemic can be taken as evidence </w:t>
      </w:r>
      <w:r w:rsidR="004D3A11">
        <w:rPr>
          <w:lang w:val="en-US"/>
        </w:rPr>
        <w:t>for</w:t>
      </w:r>
      <w:r w:rsidR="00C516A9" w:rsidRPr="002D18CA">
        <w:rPr>
          <w:lang w:val="en-US"/>
        </w:rPr>
        <w:t xml:space="preserve"> a time-varying relationship of the determinants of sovereign risk pricing</w:t>
      </w:r>
      <w:ins w:id="264" w:author="Timo Dahler" w:date="2021-02-03T15:54:00Z">
        <w:r w:rsidR="00446BD7">
          <w:rPr>
            <w:lang w:val="en-US"/>
          </w:rPr>
          <w:t xml:space="preserve"> and </w:t>
        </w:r>
      </w:ins>
      <w:del w:id="265" w:author="Timo Dahler" w:date="2021-02-03T15:54:00Z">
        <w:r w:rsidR="00C516A9" w:rsidRPr="002D18CA" w:rsidDel="00446BD7">
          <w:rPr>
            <w:lang w:val="en-US"/>
          </w:rPr>
          <w:delText xml:space="preserve">. </w:delText>
        </w:r>
        <w:r w:rsidR="004D3A11" w:rsidRPr="00DF4741" w:rsidDel="00446BD7">
          <w:rPr>
            <w:lang w:val="en-US"/>
          </w:rPr>
          <w:delText>Likewise</w:delText>
        </w:r>
        <w:r w:rsidR="00C516A9" w:rsidRPr="00DF4741" w:rsidDel="00446BD7">
          <w:rPr>
            <w:lang w:val="en-US"/>
          </w:rPr>
          <w:delText xml:space="preserve">, the deterioration of the model’s explanatory power </w:delText>
        </w:r>
        <w:r w:rsidR="004D3A11" w:rsidRPr="00DF4741" w:rsidDel="00446BD7">
          <w:rPr>
            <w:lang w:val="en-US"/>
          </w:rPr>
          <w:delText xml:space="preserve">during the pandemic </w:delText>
        </w:r>
        <w:r w:rsidR="00C516A9" w:rsidRPr="00DF4741" w:rsidDel="00446BD7">
          <w:rPr>
            <w:lang w:val="en-US"/>
          </w:rPr>
          <w:delText xml:space="preserve">suggests </w:delText>
        </w:r>
      </w:del>
      <w:del w:id="266" w:author="Timo Dahler" w:date="2021-02-03T15:55:00Z">
        <w:r w:rsidR="00C516A9" w:rsidRPr="00DF4741" w:rsidDel="00446BD7">
          <w:rPr>
            <w:lang w:val="en-US"/>
          </w:rPr>
          <w:delText>that</w:delText>
        </w:r>
      </w:del>
      <w:ins w:id="267" w:author="Timo Dahler" w:date="2021-02-03T15:55:00Z">
        <w:r w:rsidR="00446BD7">
          <w:rPr>
            <w:lang w:val="en-US"/>
          </w:rPr>
          <w:t>hints that</w:t>
        </w:r>
      </w:ins>
      <w:r w:rsidR="00C516A9" w:rsidRPr="00DF4741">
        <w:rPr>
          <w:lang w:val="en-US"/>
        </w:rPr>
        <w:t xml:space="preserve"> country-specific factors</w:t>
      </w:r>
      <w:r w:rsidR="00DF4741" w:rsidRPr="00DF4741">
        <w:rPr>
          <w:lang w:val="en-US"/>
        </w:rPr>
        <w:t xml:space="preserve"> generally</w:t>
      </w:r>
      <w:r w:rsidR="00C516A9" w:rsidRPr="00DF4741">
        <w:rPr>
          <w:lang w:val="en-US"/>
        </w:rPr>
        <w:t xml:space="preserve"> </w:t>
      </w:r>
      <w:del w:id="268" w:author="Timo Dahler" w:date="2021-02-03T15:55:00Z">
        <w:r w:rsidR="00C516A9" w:rsidRPr="00DF4741" w:rsidDel="00446BD7">
          <w:rPr>
            <w:lang w:val="en-US"/>
          </w:rPr>
          <w:delText xml:space="preserve">took </w:delText>
        </w:r>
      </w:del>
      <w:ins w:id="269" w:author="Timo Dahler" w:date="2021-02-03T15:55:00Z">
        <w:r w:rsidR="00446BD7">
          <w:rPr>
            <w:lang w:val="en-US"/>
          </w:rPr>
          <w:t xml:space="preserve">may </w:t>
        </w:r>
      </w:ins>
      <w:ins w:id="270" w:author="Timo Dahler" w:date="2021-02-03T16:00:00Z">
        <w:r w:rsidR="00446BD7">
          <w:rPr>
            <w:lang w:val="en-US"/>
          </w:rPr>
          <w:t>have become more important determinants</w:t>
        </w:r>
      </w:ins>
      <w:ins w:id="271" w:author="Timo Dahler" w:date="2021-02-03T15:55:00Z">
        <w:r w:rsidR="00446BD7" w:rsidRPr="00DF4741">
          <w:rPr>
            <w:lang w:val="en-US"/>
          </w:rPr>
          <w:t xml:space="preserve"> </w:t>
        </w:r>
      </w:ins>
      <w:del w:id="272" w:author="Timo Dahler" w:date="2021-02-03T16:00:00Z">
        <w:r w:rsidR="00C516A9" w:rsidRPr="00DF4741" w:rsidDel="00446BD7">
          <w:rPr>
            <w:lang w:val="en-US"/>
          </w:rPr>
          <w:delText xml:space="preserve">on a more prominent </w:delText>
        </w:r>
      </w:del>
      <w:del w:id="273" w:author="Timo Dahler" w:date="2021-02-03T15:59:00Z">
        <w:r w:rsidR="00C516A9" w:rsidRPr="00DF4741" w:rsidDel="00446BD7">
          <w:rPr>
            <w:lang w:val="en-US"/>
          </w:rPr>
          <w:delText xml:space="preserve">role </w:delText>
        </w:r>
        <w:r w:rsidR="004D3A11" w:rsidRPr="00DF4741" w:rsidDel="00446BD7">
          <w:rPr>
            <w:lang w:val="en-US"/>
          </w:rPr>
          <w:delText xml:space="preserve">in driving sovereign CDS spreads </w:delText>
        </w:r>
      </w:del>
      <w:r w:rsidR="00C516A9" w:rsidRPr="00DF4741">
        <w:rPr>
          <w:lang w:val="en-US"/>
        </w:rPr>
        <w:t>during COVID-19.</w:t>
      </w:r>
      <w:r w:rsidR="00C516A9" w:rsidRPr="002D18CA">
        <w:rPr>
          <w:lang w:val="en-US"/>
        </w:rPr>
        <w:t xml:space="preserve"> </w:t>
      </w:r>
    </w:p>
    <w:p w14:paraId="05E8097D" w14:textId="77777777" w:rsidR="00BE1C6D" w:rsidRPr="002D18CA" w:rsidRDefault="00BE1C6D" w:rsidP="00BE1C6D">
      <w:pPr>
        <w:rPr>
          <w:rFonts w:asciiTheme="minorHAnsi" w:hAnsiTheme="minorHAnsi" w:cstheme="minorHAnsi"/>
          <w:lang w:val="en-US"/>
        </w:rPr>
      </w:pPr>
    </w:p>
    <w:p w14:paraId="54914688" w14:textId="78880706" w:rsidR="00BE1C6D" w:rsidRPr="002D18CA" w:rsidRDefault="00BE1C6D" w:rsidP="004D3A11">
      <w:pPr>
        <w:rPr>
          <w:lang w:val="en-US"/>
        </w:rPr>
      </w:pPr>
      <w:r w:rsidRPr="002D18CA">
        <w:rPr>
          <w:lang w:val="en-US"/>
        </w:rPr>
        <w:t xml:space="preserve">The lower charts </w:t>
      </w:r>
      <w:r w:rsidR="004D3A11">
        <w:rPr>
          <w:lang w:val="en-US"/>
        </w:rPr>
        <w:t xml:space="preserve">of </w:t>
      </w:r>
      <w:r w:rsidR="004D3A11" w:rsidRPr="002D18CA">
        <w:rPr>
          <w:lang w:val="en-US"/>
        </w:rPr>
        <w:fldChar w:fldCharType="begin"/>
      </w:r>
      <w:r w:rsidR="004D3A11" w:rsidRPr="002D18CA">
        <w:rPr>
          <w:lang w:val="en-US"/>
        </w:rPr>
        <w:instrText xml:space="preserve"> REF _Ref61985292 \h  \* MERGEFORMAT </w:instrText>
      </w:r>
      <w:r w:rsidR="004D3A11" w:rsidRPr="002D18CA">
        <w:rPr>
          <w:lang w:val="en-US"/>
        </w:rPr>
      </w:r>
      <w:r w:rsidR="004D3A11" w:rsidRPr="002D18CA">
        <w:rPr>
          <w:lang w:val="en-US"/>
        </w:rPr>
        <w:fldChar w:fldCharType="separate"/>
      </w:r>
      <w:r w:rsidR="00874176" w:rsidRPr="00874176">
        <w:rPr>
          <w:lang w:val="en-US"/>
        </w:rPr>
        <w:t xml:space="preserve">Figure </w:t>
      </w:r>
      <w:r w:rsidR="00874176" w:rsidRPr="00874176">
        <w:rPr>
          <w:noProof/>
          <w:lang w:val="en-US"/>
        </w:rPr>
        <w:t>9</w:t>
      </w:r>
      <w:r w:rsidR="004D3A11" w:rsidRPr="002D18CA">
        <w:rPr>
          <w:lang w:val="en-US"/>
        </w:rPr>
        <w:fldChar w:fldCharType="end"/>
      </w:r>
      <w:r w:rsidR="004D3A11" w:rsidRPr="002D18CA">
        <w:rPr>
          <w:lang w:val="en-US"/>
        </w:rPr>
        <w:t xml:space="preserve"> </w:t>
      </w:r>
      <w:r w:rsidRPr="002D18CA">
        <w:rPr>
          <w:lang w:val="en-US"/>
        </w:rPr>
        <w:t>compare the top and bottom five mortality emerging markets by end of April 2020. The bottom-left chart indicates that the change in actual CDS values was more marked for high mortality countries than for low mortality countries</w:t>
      </w:r>
      <w:r w:rsidR="004D3A11">
        <w:rPr>
          <w:lang w:val="en-US"/>
        </w:rPr>
        <w:t>. This corroborates our finding from above that country-specific risk factors are p</w:t>
      </w:r>
      <w:r w:rsidR="00BB3DD1">
        <w:rPr>
          <w:lang w:val="en-US"/>
        </w:rPr>
        <w:t>artially</w:t>
      </w:r>
      <w:r w:rsidR="004D3A11">
        <w:rPr>
          <w:lang w:val="en-US"/>
        </w:rPr>
        <w:t xml:space="preserve"> responsible for the spike in CDS spreads during the pandemic</w:t>
      </w:r>
      <w:r w:rsidR="00BB3DD1">
        <w:rPr>
          <w:lang w:val="en-US"/>
        </w:rPr>
        <w:t xml:space="preserve"> and it </w:t>
      </w:r>
      <w:del w:id="274" w:author="Timo Dahler" w:date="2021-02-03T16:01:00Z">
        <w:r w:rsidR="00BB3DD1" w:rsidDel="00446BD7">
          <w:rPr>
            <w:lang w:val="en-US"/>
          </w:rPr>
          <w:delText xml:space="preserve">hints </w:delText>
        </w:r>
      </w:del>
      <w:ins w:id="275" w:author="Timo Dahler" w:date="2021-02-03T16:01:00Z">
        <w:r w:rsidR="00446BD7">
          <w:rPr>
            <w:lang w:val="en-US"/>
          </w:rPr>
          <w:t xml:space="preserve">suggests </w:t>
        </w:r>
      </w:ins>
      <w:r w:rsidR="00BB3DD1">
        <w:rPr>
          <w:lang w:val="en-US"/>
        </w:rPr>
        <w:t>that mortality dynamics may have been one of the most dominant country-specific factors</w:t>
      </w:r>
      <w:r w:rsidR="004D3A11">
        <w:rPr>
          <w:lang w:val="en-US"/>
        </w:rPr>
        <w:t xml:space="preserve">. </w:t>
      </w:r>
      <w:r w:rsidRPr="002D18CA">
        <w:rPr>
          <w:lang w:val="en-US"/>
        </w:rPr>
        <w:t xml:space="preserve">The bottom-right </w:t>
      </w:r>
      <w:r w:rsidR="00BB3DD1">
        <w:rPr>
          <w:lang w:val="en-US"/>
        </w:rPr>
        <w:t xml:space="preserve">chart </w:t>
      </w:r>
      <w:r w:rsidR="004D3A11">
        <w:rPr>
          <w:lang w:val="en-US"/>
        </w:rPr>
        <w:t>indicates</w:t>
      </w:r>
      <w:r w:rsidRPr="002D18CA">
        <w:rPr>
          <w:lang w:val="en-US"/>
        </w:rPr>
        <w:t xml:space="preserve"> two things: </w:t>
      </w:r>
      <w:del w:id="276" w:author="Joshua Aizenman" w:date="2021-01-28T13:05:00Z">
        <w:r w:rsidRPr="002D18CA" w:rsidDel="00404F7C">
          <w:rPr>
            <w:lang w:val="en-US"/>
          </w:rPr>
          <w:delText>On the one hand, h</w:delText>
        </w:r>
      </w:del>
      <w:ins w:id="277" w:author="Joshua Aizenman" w:date="2021-01-28T13:05:00Z">
        <w:r w:rsidR="00404F7C">
          <w:rPr>
            <w:lang w:val="en-US"/>
          </w:rPr>
          <w:t>H</w:t>
        </w:r>
      </w:ins>
      <w:r w:rsidRPr="002D18CA">
        <w:rPr>
          <w:lang w:val="en-US"/>
        </w:rPr>
        <w:t xml:space="preserve">igh mortality countries experienced more volatility in their CDS spreads than their low mortality counter parts. </w:t>
      </w:r>
      <w:del w:id="278" w:author="Joshua Aizenman" w:date="2021-01-28T13:06:00Z">
        <w:r w:rsidRPr="002D18CA" w:rsidDel="00404F7C">
          <w:rPr>
            <w:lang w:val="en-US"/>
          </w:rPr>
          <w:delText>Equally</w:delText>
        </w:r>
      </w:del>
      <w:ins w:id="279" w:author="Joshua Aizenman" w:date="2021-01-28T13:06:00Z">
        <w:r w:rsidR="00404F7C">
          <w:rPr>
            <w:lang w:val="en-US"/>
          </w:rPr>
          <w:t>Furthermore</w:t>
        </w:r>
      </w:ins>
      <w:r w:rsidRPr="002D18CA">
        <w:rPr>
          <w:lang w:val="en-US"/>
        </w:rPr>
        <w:t xml:space="preserve">, the residuals for low mortality countries were positive for the whole period and turned sharply positive in March 2020, which stands in contrast to high mortality countries’ residuals which turned sharply negative in March 2020 and then started to approach the low mortality </w:t>
      </w:r>
      <w:r w:rsidR="00BB3DD1">
        <w:rPr>
          <w:lang w:val="en-US"/>
        </w:rPr>
        <w:t>residual levels</w:t>
      </w:r>
      <w:r w:rsidRPr="002D18CA">
        <w:rPr>
          <w:lang w:val="en-US"/>
        </w:rPr>
        <w:t xml:space="preserve"> by </w:t>
      </w:r>
      <w:r w:rsidR="00BB3DD1">
        <w:rPr>
          <w:lang w:val="en-US"/>
        </w:rPr>
        <w:t>the end of June</w:t>
      </w:r>
      <w:r w:rsidRPr="002D18CA">
        <w:rPr>
          <w:lang w:val="en-US"/>
        </w:rPr>
        <w:t xml:space="preserve">. </w:t>
      </w:r>
      <w:r w:rsidR="00BE0B94">
        <w:rPr>
          <w:lang w:val="en-US"/>
        </w:rPr>
        <w:t>The greater volatility for high mortality countries is additional evidence that country-specific risk factors became more important determinants of sovereign risk pricing during the pandemic. Lastly,</w:t>
      </w:r>
      <w:r w:rsidR="00356582">
        <w:rPr>
          <w:lang w:val="en-US"/>
        </w:rPr>
        <w:t xml:space="preserve"> the upper-right of</w:t>
      </w:r>
      <w:r w:rsidR="00BE0B94">
        <w:rPr>
          <w:lang w:val="en-US"/>
        </w:rPr>
        <w:t xml:space="preserve"> </w:t>
      </w:r>
      <w:r w:rsidR="00157F99" w:rsidRPr="002D18CA">
        <w:rPr>
          <w:lang w:val="en-US"/>
        </w:rPr>
        <w:fldChar w:fldCharType="begin"/>
      </w:r>
      <w:r w:rsidR="00157F99" w:rsidRPr="002D18CA">
        <w:rPr>
          <w:lang w:val="en-US"/>
        </w:rPr>
        <w:instrText xml:space="preserve"> REF _Ref61985292 \h </w:instrText>
      </w:r>
      <w:r w:rsidR="004B4021" w:rsidRPr="002D18CA">
        <w:rPr>
          <w:lang w:val="en-US"/>
        </w:rPr>
        <w:instrText xml:space="preserve"> \* MERGEFORMAT </w:instrText>
      </w:r>
      <w:r w:rsidR="00157F99" w:rsidRPr="002D18CA">
        <w:rPr>
          <w:lang w:val="en-US"/>
        </w:rPr>
      </w:r>
      <w:r w:rsidR="00157F99" w:rsidRPr="002D18CA">
        <w:rPr>
          <w:lang w:val="en-US"/>
        </w:rPr>
        <w:fldChar w:fldCharType="separate"/>
      </w:r>
      <w:r w:rsidR="00874176" w:rsidRPr="00874176">
        <w:rPr>
          <w:lang w:val="en-US"/>
        </w:rPr>
        <w:t xml:space="preserve">Figure </w:t>
      </w:r>
      <w:r w:rsidR="00874176" w:rsidRPr="00874176">
        <w:rPr>
          <w:noProof/>
          <w:lang w:val="en-US"/>
        </w:rPr>
        <w:t>9</w:t>
      </w:r>
      <w:r w:rsidR="00157F99" w:rsidRPr="002D18CA">
        <w:rPr>
          <w:lang w:val="en-US"/>
        </w:rPr>
        <w:fldChar w:fldCharType="end"/>
      </w:r>
      <w:r w:rsidR="00157F99" w:rsidRPr="002D18CA">
        <w:rPr>
          <w:lang w:val="en-US"/>
        </w:rPr>
        <w:t xml:space="preserve"> </w:t>
      </w:r>
      <w:r w:rsidR="00356582">
        <w:rPr>
          <w:lang w:val="en-US"/>
        </w:rPr>
        <w:t>charts</w:t>
      </w:r>
      <w:r w:rsidR="00F95BFD" w:rsidRPr="002D18CA">
        <w:rPr>
          <w:lang w:val="en-US"/>
        </w:rPr>
        <w:t xml:space="preserve"> the cross-sectional dispersion of CDS spreads </w:t>
      </w:r>
      <w:r w:rsidRPr="002D18CA">
        <w:rPr>
          <w:lang w:val="en-US"/>
        </w:rPr>
        <w:t>between July 2019 and June 2020</w:t>
      </w:r>
      <w:r w:rsidR="00F95BFD" w:rsidRPr="002D18CA">
        <w:rPr>
          <w:lang w:val="en-US"/>
        </w:rPr>
        <w:t xml:space="preserve">. </w:t>
      </w:r>
      <w:r w:rsidRPr="002D18CA">
        <w:rPr>
          <w:lang w:val="en-US"/>
        </w:rPr>
        <w:t>The</w:t>
      </w:r>
      <w:r w:rsidR="00F95BFD" w:rsidRPr="002D18CA">
        <w:rPr>
          <w:lang w:val="en-US"/>
        </w:rPr>
        <w:t xml:space="preserve"> dispersion </w:t>
      </w:r>
      <w:r w:rsidR="00C516A9" w:rsidRPr="002D18CA">
        <w:rPr>
          <w:lang w:val="en-US"/>
        </w:rPr>
        <w:t xml:space="preserve">already </w:t>
      </w:r>
      <w:r w:rsidR="00F95BFD" w:rsidRPr="002D18CA">
        <w:rPr>
          <w:lang w:val="en-US"/>
        </w:rPr>
        <w:t>rose over the second half of 2019</w:t>
      </w:r>
      <w:r w:rsidRPr="002D18CA">
        <w:rPr>
          <w:lang w:val="en-US"/>
        </w:rPr>
        <w:t xml:space="preserve"> and</w:t>
      </w:r>
      <w:r w:rsidR="00F95BFD" w:rsidRPr="002D18CA">
        <w:rPr>
          <w:lang w:val="en-US"/>
        </w:rPr>
        <w:t xml:space="preserve"> experienced a</w:t>
      </w:r>
      <w:r w:rsidR="00C516A9" w:rsidRPr="002D18CA">
        <w:rPr>
          <w:lang w:val="en-US"/>
        </w:rPr>
        <w:t xml:space="preserve"> marked</w:t>
      </w:r>
      <w:r w:rsidR="00F95BFD" w:rsidRPr="002D18CA">
        <w:rPr>
          <w:lang w:val="en-US"/>
        </w:rPr>
        <w:t xml:space="preserve"> uptick in March 2020, highlighting the sharp rise in volatility </w:t>
      </w:r>
      <w:r w:rsidRPr="002D18CA">
        <w:rPr>
          <w:lang w:val="en-US"/>
        </w:rPr>
        <w:t xml:space="preserve">and the divergent path of CDS spreads across emerging markets </w:t>
      </w:r>
      <w:r w:rsidR="00F95BFD" w:rsidRPr="002D18CA">
        <w:rPr>
          <w:lang w:val="en-US"/>
        </w:rPr>
        <w:t xml:space="preserve">amid the pandemic. </w:t>
      </w:r>
      <w:r w:rsidRPr="002D18CA">
        <w:rPr>
          <w:lang w:val="en-US"/>
        </w:rPr>
        <w:t xml:space="preserve">The increasing dispersion of CDS spreads across countries </w:t>
      </w:r>
      <w:r w:rsidR="00BE0B94">
        <w:rPr>
          <w:lang w:val="en-US"/>
        </w:rPr>
        <w:t>visualizes</w:t>
      </w:r>
      <w:r w:rsidRPr="002D18CA">
        <w:rPr>
          <w:lang w:val="en-US"/>
        </w:rPr>
        <w:t xml:space="preserve"> that the model’s explanatory power decreased during the pandemic, again suggesting that country-specific determinants of sovereign risk pricing took on a more prominent role during COVID-19.</w:t>
      </w:r>
    </w:p>
    <w:p w14:paraId="20778337" w14:textId="77777777" w:rsidR="00F95BFD" w:rsidRPr="002D18CA" w:rsidRDefault="00F95BFD" w:rsidP="004D3A11">
      <w:pPr>
        <w:rPr>
          <w:lang w:val="en-US"/>
        </w:rPr>
      </w:pPr>
    </w:p>
    <w:p w14:paraId="4A6497BB" w14:textId="75A12FAA" w:rsidR="00CC633C" w:rsidRDefault="001F6C0E" w:rsidP="004D3A11">
      <w:pPr>
        <w:rPr>
          <w:ins w:id="280" w:author="Timo Dahler" w:date="2021-02-03T16:26:00Z"/>
          <w:lang w:val="en-US"/>
        </w:rPr>
      </w:pPr>
      <w:r w:rsidRPr="002D18CA">
        <w:rPr>
          <w:lang w:val="en-US"/>
        </w:rPr>
        <w:t xml:space="preserve">While the top-left chart of </w:t>
      </w:r>
      <w:r w:rsidRPr="002D18CA">
        <w:rPr>
          <w:lang w:val="en-US"/>
        </w:rPr>
        <w:fldChar w:fldCharType="begin"/>
      </w:r>
      <w:r w:rsidRPr="002D18CA">
        <w:rPr>
          <w:lang w:val="en-US"/>
        </w:rPr>
        <w:instrText xml:space="preserve"> REF _Ref61985292 \h  \* MERGEFORMAT </w:instrText>
      </w:r>
      <w:r w:rsidRPr="002D18CA">
        <w:rPr>
          <w:lang w:val="en-US"/>
        </w:rPr>
      </w:r>
      <w:r w:rsidRPr="002D18CA">
        <w:rPr>
          <w:lang w:val="en-US"/>
        </w:rPr>
        <w:fldChar w:fldCharType="separate"/>
      </w:r>
      <w:r w:rsidR="00874176" w:rsidRPr="00874176">
        <w:rPr>
          <w:lang w:val="en-US"/>
        </w:rPr>
        <w:t xml:space="preserve">Figure </w:t>
      </w:r>
      <w:r w:rsidR="00874176" w:rsidRPr="00874176">
        <w:rPr>
          <w:noProof/>
          <w:lang w:val="en-US"/>
        </w:rPr>
        <w:t>9</w:t>
      </w:r>
      <w:r w:rsidRPr="002D18CA">
        <w:rPr>
          <w:lang w:val="en-US"/>
        </w:rPr>
        <w:fldChar w:fldCharType="end"/>
      </w:r>
      <w:r w:rsidRPr="002D18CA">
        <w:rPr>
          <w:lang w:val="en-US"/>
        </w:rPr>
        <w:t xml:space="preserve"> indicates that the model does a good job of predicting </w:t>
      </w:r>
      <w:r w:rsidR="006D1536">
        <w:rPr>
          <w:lang w:val="en-US"/>
        </w:rPr>
        <w:t xml:space="preserve">emerging markets </w:t>
      </w:r>
      <w:r w:rsidRPr="002D18CA">
        <w:rPr>
          <w:lang w:val="en-US"/>
        </w:rPr>
        <w:t>CDS spread changes at an aggregate level before the outbreak of the pandemic,</w:t>
      </w:r>
      <w:ins w:id="281" w:author="Timo Dahler" w:date="2021-02-03T16:26:00Z">
        <w:r w:rsidR="00CC633C">
          <w:rPr>
            <w:lang w:val="en-US"/>
          </w:rPr>
          <w:t xml:space="preserve"> </w:t>
        </w:r>
      </w:ins>
      <w:ins w:id="282" w:author="Timo Dahler" w:date="2021-02-03T16:29:00Z">
        <w:r w:rsidR="00CC633C">
          <w:rPr>
            <w:lang w:val="en-US"/>
          </w:rPr>
          <w:t>the model’s predictive performance is heterogenous across countries</w:t>
        </w:r>
      </w:ins>
      <w:ins w:id="283" w:author="Timo Dahler" w:date="2021-02-03T16:33:00Z">
        <w:r w:rsidR="00CC633C">
          <w:rPr>
            <w:lang w:val="en-US"/>
          </w:rPr>
          <w:t xml:space="preserve"> (see </w:t>
        </w:r>
        <w:r w:rsidR="00CC633C" w:rsidRPr="002D18CA">
          <w:rPr>
            <w:lang w:val="en-US"/>
          </w:rPr>
          <w:fldChar w:fldCharType="begin"/>
        </w:r>
        <w:r w:rsidR="00CC633C" w:rsidRPr="002D18CA">
          <w:rPr>
            <w:lang w:val="en-US"/>
          </w:rPr>
          <w:instrText xml:space="preserve"> REF _Ref61985918 \h </w:instrText>
        </w:r>
        <w:r w:rsidR="00CC633C">
          <w:rPr>
            <w:lang w:val="en-US"/>
          </w:rPr>
          <w:instrText xml:space="preserve"> \* MERGEFORMAT </w:instrText>
        </w:r>
        <w:r w:rsidR="00CC633C" w:rsidRPr="002D18CA">
          <w:rPr>
            <w:lang w:val="en-US"/>
          </w:rPr>
        </w:r>
        <w:r w:rsidR="00CC633C" w:rsidRPr="002D18CA">
          <w:rPr>
            <w:lang w:val="en-US"/>
          </w:rPr>
          <w:fldChar w:fldCharType="separate"/>
        </w:r>
        <w:r w:rsidR="00CC633C" w:rsidRPr="00874176">
          <w:rPr>
            <w:lang w:val="en-US"/>
          </w:rPr>
          <w:t xml:space="preserve">Figure </w:t>
        </w:r>
        <w:r w:rsidR="00CC633C" w:rsidRPr="00874176">
          <w:rPr>
            <w:noProof/>
            <w:lang w:val="en-US"/>
          </w:rPr>
          <w:t>10</w:t>
        </w:r>
        <w:r w:rsidR="00CC633C" w:rsidRPr="002D18CA">
          <w:rPr>
            <w:lang w:val="en-US"/>
          </w:rPr>
          <w:fldChar w:fldCharType="end"/>
        </w:r>
        <w:r w:rsidR="00CC633C">
          <w:rPr>
            <w:lang w:val="en-US"/>
          </w:rPr>
          <w:t>)</w:t>
        </w:r>
      </w:ins>
      <w:ins w:id="284" w:author="Timo Dahler" w:date="2021-02-03T16:30:00Z">
        <w:r w:rsidR="00CC633C">
          <w:rPr>
            <w:lang w:val="en-US"/>
          </w:rPr>
          <w:t xml:space="preserve">. </w:t>
        </w:r>
      </w:ins>
      <w:ins w:id="285" w:author="Timo Dahler" w:date="2021-02-03T16:35:00Z">
        <w:r w:rsidR="002B0CEC">
          <w:rPr>
            <w:lang w:val="en-US"/>
          </w:rPr>
          <w:t>T</w:t>
        </w:r>
      </w:ins>
      <w:ins w:id="286" w:author="Timo Dahler" w:date="2021-02-03T16:34:00Z">
        <w:r w:rsidR="002B0CEC" w:rsidRPr="002D18CA">
          <w:rPr>
            <w:lang w:val="en-US"/>
          </w:rPr>
          <w:t>his in itself</w:t>
        </w:r>
        <w:r w:rsidR="002B0CEC">
          <w:rPr>
            <w:lang w:val="en-US"/>
          </w:rPr>
          <w:t xml:space="preserve"> does not invalidate our two-stage approach. If anything, it </w:t>
        </w:r>
        <w:r w:rsidR="002B0CEC" w:rsidRPr="002D18CA">
          <w:rPr>
            <w:lang w:val="en-US"/>
          </w:rPr>
          <w:t>supports the proposition that the determinants of sovereign risk pricing are time-varying</w:t>
        </w:r>
        <w:r w:rsidR="002B0CEC">
          <w:rPr>
            <w:lang w:val="en-US"/>
          </w:rPr>
          <w:t xml:space="preserve"> at the level of individual economies</w:t>
        </w:r>
      </w:ins>
      <w:ins w:id="287" w:author="Timo Dahler" w:date="2021-02-03T16:35:00Z">
        <w:r w:rsidR="002B0CEC">
          <w:rPr>
            <w:lang w:val="en-US"/>
          </w:rPr>
          <w:t>. However,</w:t>
        </w:r>
      </w:ins>
      <w:ins w:id="288" w:author="Timo Dahler" w:date="2021-02-03T16:34:00Z">
        <w:r w:rsidR="002B0CEC">
          <w:rPr>
            <w:lang w:val="en-US"/>
          </w:rPr>
          <w:t xml:space="preserve"> </w:t>
        </w:r>
      </w:ins>
      <w:ins w:id="289" w:author="Timo Dahler" w:date="2021-02-03T16:35:00Z">
        <w:r w:rsidR="002B0CEC">
          <w:rPr>
            <w:lang w:val="en-US"/>
          </w:rPr>
          <w:t>i</w:t>
        </w:r>
      </w:ins>
      <w:ins w:id="290" w:author="Timo Dahler" w:date="2021-02-03T16:30:00Z">
        <w:r w:rsidR="00CC633C">
          <w:rPr>
            <w:lang w:val="en-US"/>
          </w:rPr>
          <w:t xml:space="preserve">ncluding countries for which the model performs subpar in the period </w:t>
        </w:r>
      </w:ins>
      <w:ins w:id="291" w:author="Timo Dahler" w:date="2021-02-03T16:31:00Z">
        <w:r w:rsidR="00CC633C">
          <w:rPr>
            <w:lang w:val="en-US"/>
          </w:rPr>
          <w:t xml:space="preserve">before the pandemic outbreak would lead to distortions when analyzing residuals during COVID-19. </w:t>
        </w:r>
        <w:r w:rsidR="00CC633C" w:rsidRPr="002D18CA">
          <w:rPr>
            <w:lang w:val="en-US"/>
          </w:rPr>
          <w:t>Therefore, we drop countries from the sample based on correlation coefficients between actual vs fitted values</w:t>
        </w:r>
        <w:r w:rsidR="00CC633C">
          <w:rPr>
            <w:lang w:val="en-US"/>
          </w:rPr>
          <w:t xml:space="preserve"> for the period between July 20</w:t>
        </w:r>
      </w:ins>
      <w:ins w:id="292" w:author="Timo Dahler" w:date="2021-02-03T16:32:00Z">
        <w:r w:rsidR="00CC633C">
          <w:rPr>
            <w:lang w:val="en-US"/>
          </w:rPr>
          <w:t>19 and January 2020</w:t>
        </w:r>
      </w:ins>
      <w:ins w:id="293" w:author="Timo Dahler" w:date="2021-02-03T16:31:00Z">
        <w:r w:rsidR="00CC633C" w:rsidRPr="002D18CA">
          <w:rPr>
            <w:lang w:val="en-US"/>
          </w:rPr>
          <w:t xml:space="preserve"> below 0.25</w:t>
        </w:r>
      </w:ins>
      <w:ins w:id="294" w:author="Timo Dahler" w:date="2021-02-03T16:32:00Z">
        <w:r w:rsidR="00CC633C">
          <w:rPr>
            <w:lang w:val="en-US"/>
          </w:rPr>
          <w:t>. This</w:t>
        </w:r>
      </w:ins>
      <w:ins w:id="295" w:author="Timo Dahler" w:date="2021-02-03T16:31:00Z">
        <w:r w:rsidR="00CC633C" w:rsidRPr="002D18CA">
          <w:rPr>
            <w:lang w:val="en-US"/>
          </w:rPr>
          <w:t xml:space="preserve"> results in a reduced sample of twenty emerging markets</w:t>
        </w:r>
      </w:ins>
      <w:ins w:id="296" w:author="Timo Dahler" w:date="2021-02-03T16:34:00Z">
        <w:r w:rsidR="002B0CEC">
          <w:rPr>
            <w:lang w:val="en-US"/>
          </w:rPr>
          <w:t>, which we list in</w:t>
        </w:r>
      </w:ins>
      <w:ins w:id="297" w:author="Timo Dahler" w:date="2021-02-03T16:31:00Z">
        <w:r w:rsidR="00CC633C" w:rsidRPr="002D18CA">
          <w:rPr>
            <w:lang w:val="en-US"/>
          </w:rPr>
          <w:t xml:space="preserve"> </w:t>
        </w:r>
        <w:r w:rsidR="00CC633C" w:rsidRPr="002D18CA">
          <w:rPr>
            <w:lang w:val="en-US"/>
          </w:rPr>
          <w:fldChar w:fldCharType="begin"/>
        </w:r>
        <w:r w:rsidR="00CC633C" w:rsidRPr="002D18CA">
          <w:rPr>
            <w:lang w:val="en-US"/>
          </w:rPr>
          <w:instrText xml:space="preserve"> REF _Ref61986042 \h  \* MERGEFORMAT </w:instrText>
        </w:r>
        <w:r w:rsidR="00CC633C" w:rsidRPr="002D18CA">
          <w:rPr>
            <w:lang w:val="en-US"/>
          </w:rPr>
        </w:r>
        <w:r w:rsidR="00CC633C" w:rsidRPr="002D18CA">
          <w:rPr>
            <w:lang w:val="en-US"/>
          </w:rPr>
          <w:fldChar w:fldCharType="separate"/>
        </w:r>
        <w:r w:rsidR="00CC633C" w:rsidRPr="00874176">
          <w:rPr>
            <w:lang w:val="en-US"/>
          </w:rPr>
          <w:t xml:space="preserve">Table </w:t>
        </w:r>
        <w:r w:rsidR="00CC633C" w:rsidRPr="00874176">
          <w:rPr>
            <w:noProof/>
            <w:lang w:val="en-US"/>
          </w:rPr>
          <w:t>4</w:t>
        </w:r>
        <w:r w:rsidR="00CC633C" w:rsidRPr="002D18CA">
          <w:rPr>
            <w:lang w:val="en-US"/>
          </w:rPr>
          <w:fldChar w:fldCharType="end"/>
        </w:r>
      </w:ins>
      <w:ins w:id="298" w:author="Timo Dahler" w:date="2021-02-03T16:34:00Z">
        <w:r w:rsidR="002B0CEC">
          <w:rPr>
            <w:lang w:val="en-US"/>
          </w:rPr>
          <w:t>.</w:t>
        </w:r>
      </w:ins>
    </w:p>
    <w:p w14:paraId="17E2BF4D" w14:textId="4467E5B7" w:rsidR="00BE0B94" w:rsidDel="002B0CEC" w:rsidRDefault="001F6C0E" w:rsidP="004D3A11">
      <w:pPr>
        <w:rPr>
          <w:del w:id="299" w:author="Timo Dahler" w:date="2021-02-03T16:37:00Z"/>
          <w:lang w:val="en-US"/>
        </w:rPr>
      </w:pPr>
      <w:del w:id="300" w:author="Timo Dahler" w:date="2021-02-03T16:37:00Z">
        <w:r w:rsidRPr="002D18CA" w:rsidDel="002B0CEC">
          <w:rPr>
            <w:lang w:val="en-US"/>
          </w:rPr>
          <w:delText xml:space="preserve"> a</w:delText>
        </w:r>
        <w:r w:rsidR="00F95BFD" w:rsidRPr="002D18CA" w:rsidDel="002B0CEC">
          <w:rPr>
            <w:lang w:val="en-US"/>
          </w:rPr>
          <w:delText xml:space="preserve"> graphical inspection </w:delText>
        </w:r>
        <w:r w:rsidR="00457522" w:rsidRPr="002D18CA" w:rsidDel="002B0CEC">
          <w:rPr>
            <w:lang w:val="en-US"/>
          </w:rPr>
          <w:delText xml:space="preserve">sheds light on the model’s performance for individual countries. Specifically, </w:delText>
        </w:r>
        <w:r w:rsidR="00457522" w:rsidRPr="002D18CA" w:rsidDel="002B0CEC">
          <w:rPr>
            <w:lang w:val="en-US"/>
          </w:rPr>
          <w:fldChar w:fldCharType="begin"/>
        </w:r>
        <w:r w:rsidR="00457522" w:rsidRPr="002D18CA" w:rsidDel="002B0CEC">
          <w:rPr>
            <w:lang w:val="en-US"/>
          </w:rPr>
          <w:delInstrText xml:space="preserve"> REF _Ref61985918 \h </w:delInstrText>
        </w:r>
        <w:r w:rsidR="004D3A11" w:rsidDel="002B0CEC">
          <w:rPr>
            <w:lang w:val="en-US"/>
          </w:rPr>
          <w:delInstrText xml:space="preserve"> \* MERGEFORMAT </w:delInstrText>
        </w:r>
        <w:r w:rsidR="00457522" w:rsidRPr="002D18CA" w:rsidDel="002B0CEC">
          <w:rPr>
            <w:lang w:val="en-US"/>
          </w:rPr>
        </w:r>
        <w:r w:rsidR="00457522" w:rsidRPr="002D18CA" w:rsidDel="002B0CEC">
          <w:rPr>
            <w:lang w:val="en-US"/>
          </w:rPr>
          <w:fldChar w:fldCharType="separate"/>
        </w:r>
        <w:r w:rsidR="00874176" w:rsidRPr="00874176" w:rsidDel="002B0CEC">
          <w:rPr>
            <w:lang w:val="en-US"/>
          </w:rPr>
          <w:delText xml:space="preserve">Figure </w:delText>
        </w:r>
        <w:r w:rsidR="00874176" w:rsidRPr="00874176" w:rsidDel="002B0CEC">
          <w:rPr>
            <w:noProof/>
            <w:lang w:val="en-US"/>
          </w:rPr>
          <w:delText>1</w:delText>
        </w:r>
        <w:r w:rsidR="00874176" w:rsidRPr="00874176" w:rsidDel="002B0CEC">
          <w:rPr>
            <w:noProof/>
            <w:lang w:val="en-US"/>
          </w:rPr>
          <w:delText>0</w:delText>
        </w:r>
        <w:r w:rsidR="00457522" w:rsidRPr="002D18CA" w:rsidDel="002B0CEC">
          <w:rPr>
            <w:lang w:val="en-US"/>
          </w:rPr>
          <w:fldChar w:fldCharType="end"/>
        </w:r>
        <w:r w:rsidR="00457522" w:rsidRPr="002D18CA" w:rsidDel="002B0CEC">
          <w:rPr>
            <w:lang w:val="en-US"/>
          </w:rPr>
          <w:delText xml:space="preserve"> shows that for a number of countries individually the model’s explanatory power </w:delText>
        </w:r>
      </w:del>
      <w:del w:id="301" w:author="Timo Dahler" w:date="2021-02-03T16:03:00Z">
        <w:r w:rsidR="00457522" w:rsidRPr="002D18CA" w:rsidDel="00A93435">
          <w:rPr>
            <w:lang w:val="en-US"/>
          </w:rPr>
          <w:delText xml:space="preserve">are </w:delText>
        </w:r>
      </w:del>
      <w:del w:id="302" w:author="Timo Dahler" w:date="2021-02-03T16:37:00Z">
        <w:r w:rsidR="00457522" w:rsidRPr="002D18CA" w:rsidDel="002B0CEC">
          <w:rPr>
            <w:lang w:val="en-US"/>
          </w:rPr>
          <w:delText xml:space="preserve">limited </w:delText>
        </w:r>
      </w:del>
      <w:del w:id="303" w:author="Timo Dahler" w:date="2021-02-03T16:04:00Z">
        <w:r w:rsidR="006D1536" w:rsidDel="00A93435">
          <w:rPr>
            <w:lang w:val="en-US"/>
          </w:rPr>
          <w:delText xml:space="preserve">for the time </w:delText>
        </w:r>
      </w:del>
      <w:del w:id="304" w:author="Timo Dahler" w:date="2021-02-03T16:37:00Z">
        <w:r w:rsidR="00457522" w:rsidRPr="002D18CA" w:rsidDel="002B0CEC">
          <w:rPr>
            <w:lang w:val="en-US"/>
          </w:rPr>
          <w:delText xml:space="preserve">before </w:delText>
        </w:r>
      </w:del>
      <w:del w:id="305" w:author="Timo Dahler" w:date="2021-02-03T16:04:00Z">
        <w:r w:rsidR="00457522" w:rsidRPr="002D18CA" w:rsidDel="00A93435">
          <w:rPr>
            <w:lang w:val="en-US"/>
          </w:rPr>
          <w:delText>the outbreak of COVID-19</w:delText>
        </w:r>
      </w:del>
      <w:del w:id="306" w:author="Timo Dahler" w:date="2021-02-03T16:37:00Z">
        <w:r w:rsidR="00457522" w:rsidRPr="002D18CA" w:rsidDel="002B0CEC">
          <w:rPr>
            <w:lang w:val="en-US"/>
          </w:rPr>
          <w:delText xml:space="preserve">. </w:delText>
        </w:r>
      </w:del>
      <w:del w:id="307" w:author="Timo Dahler" w:date="2021-02-03T16:05:00Z">
        <w:r w:rsidR="00457522" w:rsidRPr="002D18CA" w:rsidDel="00A93435">
          <w:rPr>
            <w:lang w:val="en-US"/>
          </w:rPr>
          <w:delText>T</w:delText>
        </w:r>
      </w:del>
      <w:del w:id="308" w:author="Timo Dahler" w:date="2021-02-03T16:37:00Z">
        <w:r w:rsidR="00457522" w:rsidRPr="002D18CA" w:rsidDel="002B0CEC">
          <w:rPr>
            <w:lang w:val="en-US"/>
          </w:rPr>
          <w:delText>his in itself</w:delText>
        </w:r>
      </w:del>
      <w:del w:id="309" w:author="Timo Dahler" w:date="2021-02-03T16:05:00Z">
        <w:r w:rsidR="00457522" w:rsidRPr="002D18CA" w:rsidDel="00A93435">
          <w:rPr>
            <w:lang w:val="en-US"/>
          </w:rPr>
          <w:delText xml:space="preserve">, however, </w:delText>
        </w:r>
      </w:del>
      <w:del w:id="310" w:author="Timo Dahler" w:date="2021-02-03T16:37:00Z">
        <w:r w:rsidR="00BE0B94" w:rsidDel="002B0CEC">
          <w:rPr>
            <w:lang w:val="en-US"/>
          </w:rPr>
          <w:delText xml:space="preserve">does not invalidate our two-stage approach. If anything, it </w:delText>
        </w:r>
        <w:r w:rsidR="00457522" w:rsidRPr="002D18CA" w:rsidDel="002B0CEC">
          <w:rPr>
            <w:lang w:val="en-US"/>
          </w:rPr>
          <w:delText>supports the proposition that the determinants of sovereign risk pricing are time-varying</w:delText>
        </w:r>
        <w:r w:rsidR="00BE0B94" w:rsidDel="002B0CEC">
          <w:rPr>
            <w:lang w:val="en-US"/>
          </w:rPr>
          <w:delText xml:space="preserve"> at the level of individual economies</w:delText>
        </w:r>
        <w:r w:rsidR="00356582" w:rsidDel="002B0CEC">
          <w:rPr>
            <w:lang w:val="en-US"/>
          </w:rPr>
          <w:delText>, too</w:delText>
        </w:r>
        <w:r w:rsidR="00BE0B94" w:rsidDel="002B0CEC">
          <w:rPr>
            <w:lang w:val="en-US"/>
          </w:rPr>
          <w:delText xml:space="preserve">. </w:delText>
        </w:r>
      </w:del>
    </w:p>
    <w:p w14:paraId="38DF2117" w14:textId="60E46E67" w:rsidR="00BE0B94" w:rsidDel="002B0CEC" w:rsidRDefault="00BE0B94" w:rsidP="004D3A11">
      <w:pPr>
        <w:rPr>
          <w:del w:id="311" w:author="Timo Dahler" w:date="2021-02-03T16:37:00Z"/>
          <w:lang w:val="en-US"/>
        </w:rPr>
      </w:pPr>
    </w:p>
    <w:p w14:paraId="5791D9F1" w14:textId="2856C78D" w:rsidR="009A4FA5" w:rsidDel="002B0CEC" w:rsidRDefault="00F95BFD" w:rsidP="004D3A11">
      <w:pPr>
        <w:rPr>
          <w:del w:id="312" w:author="Timo Dahler" w:date="2021-02-03T16:37:00Z"/>
          <w:lang w:val="en-US"/>
        </w:rPr>
      </w:pPr>
      <w:del w:id="313" w:author="Timo Dahler" w:date="2021-02-03T16:37:00Z">
        <w:r w:rsidRPr="002D18CA" w:rsidDel="002B0CEC">
          <w:rPr>
            <w:lang w:val="en-US"/>
          </w:rPr>
          <w:delText xml:space="preserve">A major factor behind </w:delText>
        </w:r>
        <w:r w:rsidR="00453CA5" w:rsidRPr="002D18CA" w:rsidDel="002B0CEC">
          <w:rPr>
            <w:lang w:val="en-US"/>
          </w:rPr>
          <w:delText xml:space="preserve">the </w:delText>
        </w:r>
        <w:r w:rsidR="00BE0B94" w:rsidDel="002B0CEC">
          <w:rPr>
            <w:lang w:val="en-US"/>
          </w:rPr>
          <w:delText>reduced explanatory power</w:delText>
        </w:r>
        <w:r w:rsidR="00453CA5" w:rsidRPr="002D18CA" w:rsidDel="002B0CEC">
          <w:rPr>
            <w:lang w:val="en-US"/>
          </w:rPr>
          <w:delText xml:space="preserve"> of the model for </w:delText>
        </w:r>
        <w:r w:rsidR="00BE0B94" w:rsidDel="002B0CEC">
          <w:rPr>
            <w:lang w:val="en-US"/>
          </w:rPr>
          <w:delText xml:space="preserve">some </w:delText>
        </w:r>
        <w:r w:rsidR="00453CA5" w:rsidRPr="002D18CA" w:rsidDel="002B0CEC">
          <w:rPr>
            <w:lang w:val="en-US"/>
          </w:rPr>
          <w:delText xml:space="preserve">individual countries in the period before the pandemic </w:delText>
        </w:r>
        <w:r w:rsidRPr="002D18CA" w:rsidDel="002B0CEC">
          <w:rPr>
            <w:lang w:val="en-US"/>
          </w:rPr>
          <w:delText>may be credit events and restructurings with the IMF, World Bank or China</w:delText>
        </w:r>
        <w:r w:rsidR="006D1536" w:rsidDel="002B0CEC">
          <w:rPr>
            <w:lang w:val="en-US"/>
          </w:rPr>
          <w:delText xml:space="preserve"> (Argentina, the Ukraine, and Sri Lanka are good examples)</w:delText>
        </w:r>
        <w:r w:rsidRPr="002D18CA" w:rsidDel="002B0CEC">
          <w:rPr>
            <w:lang w:val="en-US"/>
          </w:rPr>
          <w:delText xml:space="preserve">. </w:delText>
        </w:r>
        <w:r w:rsidR="00453CA5" w:rsidRPr="002D18CA" w:rsidDel="002B0CEC">
          <w:rPr>
            <w:lang w:val="en-US"/>
          </w:rPr>
          <w:delText xml:space="preserve">Including the countries for which the model performs subpar in the period before the pandemic outbreak would lead to distortions when analyzing residuals during COVID-19. </w:delText>
        </w:r>
        <w:r w:rsidR="00BE0B94" w:rsidRPr="002D18CA" w:rsidDel="002B0CEC">
          <w:rPr>
            <w:lang w:val="en-US"/>
          </w:rPr>
          <w:delText>Therefore</w:delText>
        </w:r>
        <w:r w:rsidRPr="002D18CA" w:rsidDel="002B0CEC">
          <w:rPr>
            <w:lang w:val="en-US"/>
          </w:rPr>
          <w:delText xml:space="preserve">, we drop countries from the sample based on correlation coefficients between actual vs fitted values below 0.25, which results in </w:delText>
        </w:r>
        <w:r w:rsidR="00453CA5" w:rsidRPr="002D18CA" w:rsidDel="002B0CEC">
          <w:rPr>
            <w:lang w:val="en-US"/>
          </w:rPr>
          <w:delText xml:space="preserve">a reduced </w:delText>
        </w:r>
        <w:r w:rsidRPr="002D18CA" w:rsidDel="002B0CEC">
          <w:rPr>
            <w:lang w:val="en-US"/>
          </w:rPr>
          <w:delText xml:space="preserve">sample of </w:delText>
        </w:r>
        <w:r w:rsidR="00453CA5" w:rsidRPr="002D18CA" w:rsidDel="002B0CEC">
          <w:rPr>
            <w:lang w:val="en-US"/>
          </w:rPr>
          <w:delText>twenty</w:delText>
        </w:r>
        <w:r w:rsidRPr="002D18CA" w:rsidDel="002B0CEC">
          <w:rPr>
            <w:lang w:val="en-US"/>
          </w:rPr>
          <w:delText xml:space="preserve"> emerging markets</w:delText>
        </w:r>
        <w:r w:rsidR="006D1536" w:rsidDel="002B0CEC">
          <w:rPr>
            <w:lang w:val="en-US"/>
          </w:rPr>
          <w:delText>. See</w:delText>
        </w:r>
        <w:r w:rsidR="00201614" w:rsidRPr="002D18CA" w:rsidDel="002B0CEC">
          <w:rPr>
            <w:lang w:val="en-US"/>
          </w:rPr>
          <w:delText xml:space="preserve"> </w:delText>
        </w:r>
        <w:r w:rsidR="00201614" w:rsidRPr="002D18CA" w:rsidDel="002B0CEC">
          <w:rPr>
            <w:lang w:val="en-US"/>
          </w:rPr>
          <w:fldChar w:fldCharType="begin"/>
        </w:r>
        <w:r w:rsidR="00201614" w:rsidRPr="002D18CA" w:rsidDel="002B0CEC">
          <w:rPr>
            <w:lang w:val="en-US"/>
          </w:rPr>
          <w:delInstrText xml:space="preserve"> REF _Ref61986042 \h </w:delInstrText>
        </w:r>
        <w:r w:rsidR="004B4021" w:rsidRPr="002D18CA" w:rsidDel="002B0CEC">
          <w:rPr>
            <w:lang w:val="en-US"/>
          </w:rPr>
          <w:delInstrText xml:space="preserve"> \* MERGEFORMAT </w:delInstrText>
        </w:r>
        <w:r w:rsidR="00201614" w:rsidRPr="002D18CA" w:rsidDel="002B0CEC">
          <w:rPr>
            <w:lang w:val="en-US"/>
          </w:rPr>
        </w:r>
        <w:r w:rsidR="00201614" w:rsidRPr="002D18CA" w:rsidDel="002B0CEC">
          <w:rPr>
            <w:lang w:val="en-US"/>
          </w:rPr>
          <w:fldChar w:fldCharType="separate"/>
        </w:r>
        <w:r w:rsidR="00874176" w:rsidRPr="00874176" w:rsidDel="002B0CEC">
          <w:rPr>
            <w:lang w:val="en-US"/>
          </w:rPr>
          <w:delText xml:space="preserve">Table </w:delText>
        </w:r>
        <w:r w:rsidR="00874176" w:rsidRPr="00874176" w:rsidDel="002B0CEC">
          <w:rPr>
            <w:noProof/>
            <w:lang w:val="en-US"/>
          </w:rPr>
          <w:delText>4</w:delText>
        </w:r>
        <w:r w:rsidR="00201614" w:rsidRPr="002D18CA" w:rsidDel="002B0CEC">
          <w:rPr>
            <w:lang w:val="en-US"/>
          </w:rPr>
          <w:fldChar w:fldCharType="end"/>
        </w:r>
        <w:r w:rsidR="00201614" w:rsidRPr="002D18CA" w:rsidDel="002B0CEC">
          <w:rPr>
            <w:lang w:val="en-US"/>
          </w:rPr>
          <w:delText xml:space="preserve"> </w:delText>
        </w:r>
        <w:r w:rsidR="00BE0B94" w:rsidDel="002B0CEC">
          <w:rPr>
            <w:lang w:val="en-US"/>
          </w:rPr>
          <w:delText xml:space="preserve">that lists countries </w:delText>
        </w:r>
        <w:r w:rsidRPr="002D18CA" w:rsidDel="002B0CEC">
          <w:rPr>
            <w:lang w:val="en-US"/>
          </w:rPr>
          <w:delText>in the reduced sample</w:delText>
        </w:r>
        <w:r w:rsidR="006D1536" w:rsidDel="002B0CEC">
          <w:rPr>
            <w:lang w:val="en-US"/>
          </w:rPr>
          <w:delText>.</w:delText>
        </w:r>
      </w:del>
    </w:p>
    <w:p w14:paraId="18D46CA5" w14:textId="3CB9F4EE" w:rsidR="009A4FA5" w:rsidDel="002B0CEC" w:rsidRDefault="009A4FA5" w:rsidP="004D3A11">
      <w:pPr>
        <w:rPr>
          <w:del w:id="314" w:author="Timo Dahler" w:date="2021-02-03T16:38:00Z"/>
          <w:lang w:val="en-US"/>
        </w:rPr>
      </w:pPr>
    </w:p>
    <w:p w14:paraId="0691F180" w14:textId="2E23A2A8" w:rsidR="009A4FA5" w:rsidRPr="00137194" w:rsidDel="002B0CEC" w:rsidRDefault="00201614" w:rsidP="004D3A11">
      <w:pPr>
        <w:rPr>
          <w:del w:id="315" w:author="Timo Dahler" w:date="2021-02-03T16:38:00Z"/>
          <w:b/>
          <w:color w:val="FF0000"/>
          <w:lang w:val="en-US"/>
          <w:rPrChange w:id="316" w:author="Joshua Aizenman" w:date="2021-01-28T13:16:00Z">
            <w:rPr>
              <w:del w:id="317" w:author="Timo Dahler" w:date="2021-02-03T16:38:00Z"/>
              <w:lang w:val="en-US"/>
            </w:rPr>
          </w:rPrChange>
        </w:rPr>
      </w:pPr>
      <w:del w:id="318" w:author="Timo Dahler" w:date="2021-02-03T16:38:00Z">
        <w:r w:rsidRPr="002D18CA" w:rsidDel="002B0CEC">
          <w:rPr>
            <w:lang w:val="en-US"/>
          </w:rPr>
          <w:fldChar w:fldCharType="begin"/>
        </w:r>
        <w:r w:rsidRPr="002D18CA" w:rsidDel="002B0CEC">
          <w:rPr>
            <w:lang w:val="en-US"/>
          </w:rPr>
          <w:delInstrText xml:space="preserve"> REF _Ref61986150 \h </w:delInstrText>
        </w:r>
        <w:r w:rsidR="004B4021" w:rsidRPr="002D18CA" w:rsidDel="002B0CEC">
          <w:rPr>
            <w:lang w:val="en-US"/>
          </w:rPr>
          <w:delInstrText xml:space="preserve"> \* MERGEFORMAT </w:delInstrText>
        </w:r>
        <w:r w:rsidRPr="002D18CA" w:rsidDel="002B0CEC">
          <w:rPr>
            <w:lang w:val="en-US"/>
          </w:rPr>
        </w:r>
        <w:r w:rsidRPr="002D18CA" w:rsidDel="002B0CEC">
          <w:rPr>
            <w:lang w:val="en-US"/>
          </w:rPr>
          <w:fldChar w:fldCharType="separate"/>
        </w:r>
        <w:r w:rsidR="00874176" w:rsidRPr="00874176" w:rsidDel="002B0CEC">
          <w:rPr>
            <w:lang w:val="en-US"/>
          </w:rPr>
          <w:delText xml:space="preserve">Figure </w:delText>
        </w:r>
        <w:r w:rsidR="00874176" w:rsidRPr="00874176" w:rsidDel="002B0CEC">
          <w:rPr>
            <w:noProof/>
            <w:lang w:val="en-US"/>
          </w:rPr>
          <w:delText>1</w:delText>
        </w:r>
        <w:r w:rsidR="00874176" w:rsidRPr="00874176" w:rsidDel="002B0CEC">
          <w:rPr>
            <w:noProof/>
            <w:lang w:val="en-US"/>
          </w:rPr>
          <w:delText>1</w:delText>
        </w:r>
        <w:r w:rsidRPr="002D18CA" w:rsidDel="002B0CEC">
          <w:rPr>
            <w:lang w:val="en-US"/>
          </w:rPr>
          <w:fldChar w:fldCharType="end"/>
        </w:r>
        <w:r w:rsidRPr="002D18CA" w:rsidDel="002B0CEC">
          <w:rPr>
            <w:lang w:val="en-US"/>
          </w:rPr>
          <w:delText xml:space="preserve"> depicts the actual and estimated series for </w:delText>
        </w:r>
        <w:r w:rsidR="009A4FA5" w:rsidDel="002B0CEC">
          <w:rPr>
            <w:lang w:val="en-US"/>
          </w:rPr>
          <w:delText>individual countries in the</w:delText>
        </w:r>
        <w:r w:rsidRPr="002D18CA" w:rsidDel="002B0CEC">
          <w:rPr>
            <w:lang w:val="en-US"/>
          </w:rPr>
          <w:delText xml:space="preserve"> </w:delText>
        </w:r>
      </w:del>
      <w:del w:id="319" w:author="Timo Dahler" w:date="2021-02-03T16:06:00Z">
        <w:r w:rsidR="009A4FA5" w:rsidDel="00A93435">
          <w:rPr>
            <w:lang w:val="en-US"/>
          </w:rPr>
          <w:delText>narrow</w:delText>
        </w:r>
        <w:r w:rsidRPr="002D18CA" w:rsidDel="00A93435">
          <w:rPr>
            <w:lang w:val="en-US"/>
          </w:rPr>
          <w:delText xml:space="preserve"> </w:delText>
        </w:r>
      </w:del>
      <w:del w:id="320" w:author="Timo Dahler" w:date="2021-02-03T16:38:00Z">
        <w:r w:rsidRPr="002D18CA" w:rsidDel="002B0CEC">
          <w:rPr>
            <w:lang w:val="en-US"/>
          </w:rPr>
          <w:delText xml:space="preserve">sample. </w:delText>
        </w:r>
        <w:r w:rsidR="009A4FA5" w:rsidDel="002B0CEC">
          <w:rPr>
            <w:lang w:val="en-US"/>
          </w:rPr>
          <w:delText>Crucially</w:delText>
        </w:r>
        <w:r w:rsidR="00453CA5" w:rsidRPr="002D18CA" w:rsidDel="002B0CEC">
          <w:rPr>
            <w:lang w:val="en-US"/>
          </w:rPr>
          <w:delText>, the figure</w:delText>
        </w:r>
        <w:r w:rsidRPr="002D18CA" w:rsidDel="002B0CEC">
          <w:rPr>
            <w:lang w:val="en-US"/>
          </w:rPr>
          <w:delText xml:space="preserve"> shows that for the remaining countries </w:delText>
        </w:r>
      </w:del>
      <w:del w:id="321" w:author="Timo Dahler" w:date="2021-02-03T16:07:00Z">
        <w:r w:rsidRPr="002D18CA" w:rsidDel="00A93435">
          <w:rPr>
            <w:lang w:val="en-US"/>
          </w:rPr>
          <w:delText xml:space="preserve">in the sample </w:delText>
        </w:r>
      </w:del>
      <w:del w:id="322" w:author="Timo Dahler" w:date="2021-02-03T16:38:00Z">
        <w:r w:rsidRPr="002D18CA" w:rsidDel="002B0CEC">
          <w:rPr>
            <w:lang w:val="en-US"/>
          </w:rPr>
          <w:delText xml:space="preserve">the model does a </w:delText>
        </w:r>
        <w:r w:rsidR="00EA5E8D" w:rsidDel="002B0CEC">
          <w:rPr>
            <w:lang w:val="en-US"/>
          </w:rPr>
          <w:delText>good</w:delText>
        </w:r>
        <w:r w:rsidRPr="002D18CA" w:rsidDel="002B0CEC">
          <w:rPr>
            <w:lang w:val="en-US"/>
          </w:rPr>
          <w:delText xml:space="preserve"> job </w:delText>
        </w:r>
        <w:r w:rsidR="00453CA5" w:rsidRPr="002D18CA" w:rsidDel="002B0CEC">
          <w:rPr>
            <w:lang w:val="en-US"/>
          </w:rPr>
          <w:delText>for the</w:delText>
        </w:r>
        <w:r w:rsidRPr="002D18CA" w:rsidDel="002B0CEC">
          <w:rPr>
            <w:lang w:val="en-US"/>
          </w:rPr>
          <w:delText xml:space="preserve"> period before COVID-19</w:delText>
        </w:r>
        <w:r w:rsidR="00453CA5" w:rsidRPr="002D18CA" w:rsidDel="002B0CEC">
          <w:rPr>
            <w:lang w:val="en-US"/>
          </w:rPr>
          <w:delText xml:space="preserve"> </w:delText>
        </w:r>
        <w:r w:rsidR="006D1536" w:rsidDel="002B0CEC">
          <w:rPr>
            <w:lang w:val="en-US"/>
          </w:rPr>
          <w:delText xml:space="preserve">(June 2019 to January 2020) </w:delText>
        </w:r>
        <w:r w:rsidR="00453CA5" w:rsidRPr="002D18CA" w:rsidDel="002B0CEC">
          <w:rPr>
            <w:lang w:val="en-US"/>
          </w:rPr>
          <w:delText xml:space="preserve">as the actual and predicted CDS spread changes of individual countries </w:delText>
        </w:r>
        <w:r w:rsidR="0040244D" w:rsidDel="002B0CEC">
          <w:rPr>
            <w:lang w:val="en-US"/>
          </w:rPr>
          <w:delText xml:space="preserve">generally </w:delText>
        </w:r>
        <w:r w:rsidR="00453CA5" w:rsidRPr="002D18CA" w:rsidDel="002B0CEC">
          <w:rPr>
            <w:lang w:val="en-US"/>
          </w:rPr>
          <w:delText>move in lockstep</w:delText>
        </w:r>
        <w:r w:rsidR="00EA5E8D" w:rsidDel="002B0CEC">
          <w:rPr>
            <w:lang w:val="en-US"/>
          </w:rPr>
          <w:delText>.</w:delText>
        </w:r>
        <w:r w:rsidR="00453CA5" w:rsidRPr="002D18CA" w:rsidDel="002B0CEC">
          <w:rPr>
            <w:lang w:val="en-US"/>
          </w:rPr>
          <w:delText xml:space="preserve"> </w:delText>
        </w:r>
        <w:r w:rsidR="009A4FA5" w:rsidDel="002B0CEC">
          <w:rPr>
            <w:lang w:val="en-US"/>
          </w:rPr>
          <w:delText xml:space="preserve">Hence, </w:delText>
        </w:r>
        <w:r w:rsidR="0040244D" w:rsidDel="002B0CEC">
          <w:rPr>
            <w:lang w:val="en-US"/>
          </w:rPr>
          <w:delText>we</w:delText>
        </w:r>
        <w:r w:rsidR="009A4FA5" w:rsidDel="002B0CEC">
          <w:rPr>
            <w:lang w:val="en-US"/>
          </w:rPr>
          <w:delText xml:space="preserve"> continue with this sample and use the </w:delText>
        </w:r>
        <w:r w:rsidR="0040244D" w:rsidDel="002B0CEC">
          <w:rPr>
            <w:lang w:val="en-US"/>
          </w:rPr>
          <w:delText xml:space="preserve">COVID-19 </w:delText>
        </w:r>
        <w:r w:rsidR="009A4FA5" w:rsidDel="002B0CEC">
          <w:rPr>
            <w:lang w:val="en-US"/>
          </w:rPr>
          <w:delText xml:space="preserve">residuals to examine which country-specific factors dominated CDS spread adjustment after the </w:delText>
        </w:r>
        <w:r w:rsidR="0040244D" w:rsidDel="002B0CEC">
          <w:rPr>
            <w:lang w:val="en-US"/>
          </w:rPr>
          <w:delText>global outbreak of the pandemic</w:delText>
        </w:r>
        <w:r w:rsidR="009A4FA5" w:rsidDel="002B0CEC">
          <w:rPr>
            <w:lang w:val="en-US"/>
          </w:rPr>
          <w:delText>.</w:delText>
        </w:r>
      </w:del>
      <w:ins w:id="323" w:author="Joshua Aizenman" w:date="2021-01-28T13:15:00Z">
        <w:del w:id="324" w:author="Timo Dahler" w:date="2021-02-03T16:38:00Z">
          <w:r w:rsidR="00137194" w:rsidDel="002B0CEC">
            <w:rPr>
              <w:lang w:val="en-US"/>
            </w:rPr>
            <w:delText xml:space="preserve"> </w:delText>
          </w:r>
          <w:r w:rsidR="00137194" w:rsidRPr="00137194" w:rsidDel="002B0CEC">
            <w:rPr>
              <w:b/>
              <w:color w:val="FF0000"/>
              <w:lang w:val="en-US"/>
              <w:rPrChange w:id="325" w:author="Joshua Aizenman" w:date="2021-01-28T13:16:00Z">
                <w:rPr>
                  <w:lang w:val="en-US"/>
                </w:rPr>
              </w:rPrChange>
            </w:rPr>
            <w:delText>T</w:delText>
          </w:r>
        </w:del>
      </w:ins>
      <w:ins w:id="326" w:author="Joshua Aizenman" w:date="2021-01-28T13:16:00Z">
        <w:del w:id="327" w:author="Timo Dahler" w:date="2021-02-03T16:38:00Z">
          <w:r w:rsidR="00137194" w:rsidRPr="00137194" w:rsidDel="002B0CEC">
            <w:rPr>
              <w:b/>
              <w:color w:val="FF0000"/>
              <w:lang w:val="en-US"/>
              <w:rPrChange w:id="328" w:author="Joshua Aizenman" w:date="2021-01-28T13:16:00Z">
                <w:rPr>
                  <w:lang w:val="en-US"/>
                </w:rPr>
              </w:rPrChange>
            </w:rPr>
            <w:delText>imo: I am not sure how to read Figure 11.</w:delText>
          </w:r>
          <w:r w:rsidR="00137194" w:rsidDel="002B0CEC">
            <w:rPr>
              <w:b/>
              <w:color w:val="FF0000"/>
              <w:lang w:val="en-US"/>
            </w:rPr>
            <w:delText xml:space="preserve"> First, is the fitted the dashed </w:delText>
          </w:r>
        </w:del>
      </w:ins>
      <w:ins w:id="329" w:author="Joshua Aizenman" w:date="2021-01-28T13:17:00Z">
        <w:del w:id="330" w:author="Timo Dahler" w:date="2021-02-03T16:38:00Z">
          <w:r w:rsidR="00137194" w:rsidDel="002B0CEC">
            <w:rPr>
              <w:b/>
              <w:color w:val="FF0000"/>
              <w:lang w:val="en-US"/>
            </w:rPr>
            <w:delText>line? Second, for Bahrain, Chile</w:delText>
          </w:r>
        </w:del>
      </w:ins>
      <w:ins w:id="331" w:author="Joshua Aizenman" w:date="2021-01-28T13:18:00Z">
        <w:del w:id="332" w:author="Timo Dahler" w:date="2021-02-03T16:38:00Z">
          <w:r w:rsidR="00137194" w:rsidDel="002B0CEC">
            <w:rPr>
              <w:b/>
              <w:color w:val="FF0000"/>
              <w:lang w:val="en-US"/>
            </w:rPr>
            <w:delText>, Mexico, Saudi Arabia and Russia it seems tha</w:delText>
          </w:r>
        </w:del>
      </w:ins>
      <w:ins w:id="333" w:author="Joshua Aizenman" w:date="2021-01-28T13:19:00Z">
        <w:del w:id="334" w:author="Timo Dahler" w:date="2021-02-03T16:38:00Z">
          <w:r w:rsidR="00137194" w:rsidDel="002B0CEC">
            <w:rPr>
              <w:b/>
              <w:color w:val="FF0000"/>
              <w:lang w:val="en-US"/>
            </w:rPr>
            <w:delText>t the lockstep is questionable.  I am not sure if we need Figure 11. If yes, please explain more.</w:delText>
          </w:r>
        </w:del>
      </w:ins>
    </w:p>
    <w:p w14:paraId="1F25C4AB" w14:textId="72CDB017" w:rsidR="00201614" w:rsidRPr="0096424F" w:rsidRDefault="002821E7" w:rsidP="0096424F">
      <w:pPr>
        <w:pStyle w:val="Heading2"/>
      </w:pPr>
      <w:bookmarkStart w:id="335" w:name="_Ref62070177"/>
      <w:bookmarkStart w:id="336" w:name="_Toc62486905"/>
      <w:bookmarkStart w:id="337" w:name="_Ref50749337"/>
      <w:r w:rsidRPr="0096424F">
        <w:t>Which country-specific factors drove CDS spread</w:t>
      </w:r>
      <w:r w:rsidR="0040244D">
        <w:t>s</w:t>
      </w:r>
      <w:r w:rsidRPr="0096424F">
        <w:t xml:space="preserve"> during COVID-19?</w:t>
      </w:r>
      <w:bookmarkEnd w:id="335"/>
      <w:bookmarkEnd w:id="336"/>
    </w:p>
    <w:p w14:paraId="17741FB3" w14:textId="1AAC63DC" w:rsidR="00573B2A" w:rsidRPr="002D18CA" w:rsidRDefault="00573B2A" w:rsidP="0096424F">
      <w:pPr>
        <w:rPr>
          <w:lang w:val="en-US"/>
        </w:rPr>
      </w:pPr>
      <w:r w:rsidRPr="002D18CA">
        <w:rPr>
          <w:lang w:val="en-US"/>
        </w:rPr>
        <w:t xml:space="preserve">In the previous </w:t>
      </w:r>
      <w:r w:rsidR="004D5981" w:rsidRPr="002D18CA">
        <w:rPr>
          <w:lang w:val="en-US"/>
        </w:rPr>
        <w:t>sub</w:t>
      </w:r>
      <w:r w:rsidRPr="002D18CA">
        <w:rPr>
          <w:lang w:val="en-US"/>
        </w:rPr>
        <w:t xml:space="preserve">section we established </w:t>
      </w:r>
      <w:r w:rsidR="00A35B0C" w:rsidRPr="002D18CA">
        <w:rPr>
          <w:lang w:val="en-US"/>
        </w:rPr>
        <w:t xml:space="preserve">that the global </w:t>
      </w:r>
      <w:r w:rsidR="00E7671D">
        <w:rPr>
          <w:lang w:val="en-US"/>
        </w:rPr>
        <w:t>outbreak</w:t>
      </w:r>
      <w:r w:rsidR="00A35B0C" w:rsidRPr="002D18CA">
        <w:rPr>
          <w:lang w:val="en-US"/>
        </w:rPr>
        <w:t xml:space="preserve"> of COVID-1</w:t>
      </w:r>
      <w:r w:rsidRPr="002D18CA">
        <w:rPr>
          <w:lang w:val="en-US"/>
        </w:rPr>
        <w:t>9</w:t>
      </w:r>
      <w:r w:rsidR="00A35B0C" w:rsidRPr="002D18CA">
        <w:rPr>
          <w:lang w:val="en-US"/>
        </w:rPr>
        <w:t xml:space="preserve"> lead to a time-varying relationship of the determinants of sovereign CDS spreads</w:t>
      </w:r>
      <w:ins w:id="338" w:author="Timo Dahler" w:date="2021-02-03T20:43:00Z">
        <w:r w:rsidR="0043031E">
          <w:rPr>
            <w:lang w:val="en-US"/>
          </w:rPr>
          <w:t xml:space="preserve"> and </w:t>
        </w:r>
      </w:ins>
      <w:del w:id="339" w:author="Timo Dahler" w:date="2021-02-03T20:43:00Z">
        <w:r w:rsidRPr="002D18CA" w:rsidDel="0043031E">
          <w:rPr>
            <w:lang w:val="en-US"/>
          </w:rPr>
          <w:delText xml:space="preserve">. We also established </w:delText>
        </w:r>
      </w:del>
      <w:r w:rsidRPr="002D18CA">
        <w:rPr>
          <w:lang w:val="en-US"/>
        </w:rPr>
        <w:t xml:space="preserve">that country-specific factors </w:t>
      </w:r>
      <w:r w:rsidR="00DF477F" w:rsidRPr="002D18CA">
        <w:rPr>
          <w:lang w:val="en-US"/>
        </w:rPr>
        <w:t xml:space="preserve">in general </w:t>
      </w:r>
      <w:r w:rsidRPr="002D18CA">
        <w:rPr>
          <w:lang w:val="en-US"/>
        </w:rPr>
        <w:t xml:space="preserve">became more </w:t>
      </w:r>
      <w:del w:id="340" w:author="Timo Dahler" w:date="2021-02-03T20:43:00Z">
        <w:r w:rsidRPr="002D18CA" w:rsidDel="0043031E">
          <w:rPr>
            <w:lang w:val="en-US"/>
          </w:rPr>
          <w:delText xml:space="preserve">prominent drivers of spreads </w:delText>
        </w:r>
        <w:r w:rsidR="00DF477F" w:rsidRPr="002D18CA" w:rsidDel="0043031E">
          <w:rPr>
            <w:lang w:val="en-US"/>
          </w:rPr>
          <w:delText xml:space="preserve">without </w:delText>
        </w:r>
        <w:r w:rsidR="00E7671D" w:rsidDel="0043031E">
          <w:rPr>
            <w:lang w:val="en-US"/>
          </w:rPr>
          <w:delText>detailing which ones</w:delText>
        </w:r>
      </w:del>
      <w:ins w:id="341" w:author="Timo Dahler" w:date="2021-02-03T20:43:00Z">
        <w:r w:rsidR="0043031E">
          <w:rPr>
            <w:lang w:val="en-US"/>
          </w:rPr>
          <w:t>prominent</w:t>
        </w:r>
      </w:ins>
      <w:r w:rsidR="00DF477F" w:rsidRPr="002D18CA">
        <w:rPr>
          <w:lang w:val="en-US"/>
        </w:rPr>
        <w:t>.</w:t>
      </w:r>
      <w:r w:rsidRPr="002D18CA">
        <w:rPr>
          <w:lang w:val="en-US"/>
        </w:rPr>
        <w:t xml:space="preserve"> </w:t>
      </w:r>
      <w:r w:rsidR="00BA71C4" w:rsidRPr="002D18CA">
        <w:rPr>
          <w:lang w:val="en-US"/>
        </w:rPr>
        <w:t xml:space="preserve">In this section, our primary goal is to </w:t>
      </w:r>
      <w:r w:rsidRPr="002D18CA">
        <w:rPr>
          <w:lang w:val="en-US"/>
        </w:rPr>
        <w:t xml:space="preserve">identify </w:t>
      </w:r>
      <w:r w:rsidR="00DF477F" w:rsidRPr="002D18CA">
        <w:rPr>
          <w:lang w:val="en-US"/>
        </w:rPr>
        <w:t xml:space="preserve">exactly </w:t>
      </w:r>
      <w:r w:rsidRPr="002D18CA">
        <w:rPr>
          <w:lang w:val="en-US"/>
        </w:rPr>
        <w:t>which country-</w:t>
      </w:r>
      <w:r w:rsidR="00DF477F" w:rsidRPr="002D18CA">
        <w:rPr>
          <w:lang w:val="en-US"/>
        </w:rPr>
        <w:t xml:space="preserve">specific factors </w:t>
      </w:r>
      <w:r w:rsidR="00E7671D">
        <w:rPr>
          <w:lang w:val="en-US"/>
        </w:rPr>
        <w:t>drove</w:t>
      </w:r>
      <w:r w:rsidR="00DF477F" w:rsidRPr="002D18CA">
        <w:rPr>
          <w:lang w:val="en-US"/>
        </w:rPr>
        <w:t xml:space="preserve"> CDS spread</w:t>
      </w:r>
      <w:r w:rsidR="0040244D">
        <w:rPr>
          <w:lang w:val="en-US"/>
        </w:rPr>
        <w:t xml:space="preserve">s </w:t>
      </w:r>
      <w:r w:rsidR="00DF477F" w:rsidRPr="002D18CA">
        <w:rPr>
          <w:lang w:val="en-US"/>
        </w:rPr>
        <w:t xml:space="preserve">during the pandemic. </w:t>
      </w:r>
    </w:p>
    <w:p w14:paraId="32D0923B" w14:textId="36A5E283" w:rsidR="00DF477F" w:rsidRPr="002D18CA" w:rsidRDefault="00DF477F" w:rsidP="0096424F">
      <w:pPr>
        <w:rPr>
          <w:lang w:val="en-US"/>
        </w:rPr>
      </w:pPr>
    </w:p>
    <w:p w14:paraId="4A278AC3" w14:textId="627FB979" w:rsidR="00F10D15" w:rsidRPr="002D18CA" w:rsidRDefault="00DF477F" w:rsidP="0096424F">
      <w:pPr>
        <w:rPr>
          <w:lang w:val="en-US"/>
        </w:rPr>
      </w:pPr>
      <w:r w:rsidRPr="002D18CA">
        <w:rPr>
          <w:lang w:val="en-US"/>
        </w:rPr>
        <w:t>We begin by defining three</w:t>
      </w:r>
      <w:r w:rsidR="00201614" w:rsidRPr="002D18CA">
        <w:rPr>
          <w:lang w:val="en-US"/>
        </w:rPr>
        <w:t xml:space="preserve"> COVID</w:t>
      </w:r>
      <w:r w:rsidRPr="002D18CA">
        <w:rPr>
          <w:lang w:val="en-US"/>
        </w:rPr>
        <w:t xml:space="preserve">-19 </w:t>
      </w:r>
      <w:r w:rsidR="00201614" w:rsidRPr="002D18CA">
        <w:rPr>
          <w:lang w:val="en-US"/>
        </w:rPr>
        <w:t xml:space="preserve">subperiods: </w:t>
      </w:r>
      <w:r w:rsidR="00F10D15" w:rsidRPr="002D18CA">
        <w:rPr>
          <w:lang w:val="en-US"/>
        </w:rPr>
        <w:t xml:space="preserve">Early COVID-19 (January-February 2020), </w:t>
      </w:r>
      <w:ins w:id="342" w:author="Joshua Aizenman" w:date="2021-01-28T13:12:00Z">
        <w:del w:id="343" w:author="Timo Dahler" w:date="2021-02-03T20:44:00Z">
          <w:r w:rsidR="00404F7C" w:rsidDel="0043031E">
            <w:rPr>
              <w:lang w:val="en-US"/>
            </w:rPr>
            <w:delText xml:space="preserve">first </w:delText>
          </w:r>
        </w:del>
      </w:ins>
      <w:r w:rsidR="00F10D15" w:rsidRPr="002D18CA">
        <w:rPr>
          <w:lang w:val="en-US"/>
        </w:rPr>
        <w:t xml:space="preserve">peak COVID-19 (March 2020), and late COVID-19 (April-June 2020). </w:t>
      </w:r>
    </w:p>
    <w:p w14:paraId="36FB783B" w14:textId="77777777" w:rsidR="006D3560" w:rsidRPr="002D18CA" w:rsidRDefault="006D3560" w:rsidP="0096424F">
      <w:pPr>
        <w:rPr>
          <w:lang w:val="en-US"/>
        </w:rPr>
      </w:pPr>
    </w:p>
    <w:p w14:paraId="06CED985" w14:textId="04DC9514" w:rsidR="006D3560" w:rsidRPr="002D18CA" w:rsidRDefault="00201614" w:rsidP="0096424F">
      <w:pPr>
        <w:rPr>
          <w:lang w:val="en-US"/>
        </w:rPr>
      </w:pPr>
      <w:r w:rsidRPr="002D18CA">
        <w:rPr>
          <w:lang w:val="en-US"/>
        </w:rPr>
        <w:t xml:space="preserve">By </w:t>
      </w:r>
      <w:r w:rsidR="00F10D15" w:rsidRPr="002D18CA">
        <w:rPr>
          <w:lang w:val="en-US"/>
        </w:rPr>
        <w:t>defining</w:t>
      </w:r>
      <w:r w:rsidRPr="002D18CA">
        <w:rPr>
          <w:lang w:val="en-US"/>
        </w:rPr>
        <w:t xml:space="preserve"> </w:t>
      </w:r>
      <w:r w:rsidR="00DF477F" w:rsidRPr="002D18CA">
        <w:rPr>
          <w:lang w:val="en-US"/>
        </w:rPr>
        <w:t>three COVID-19 subperiods</w:t>
      </w:r>
      <w:r w:rsidRPr="002D18CA">
        <w:rPr>
          <w:lang w:val="en-US"/>
        </w:rPr>
        <w:t>, we document that March</w:t>
      </w:r>
      <w:r w:rsidR="00DF477F" w:rsidRPr="002D18CA">
        <w:rPr>
          <w:lang w:val="en-US"/>
        </w:rPr>
        <w:t xml:space="preserve"> 2020</w:t>
      </w:r>
      <w:r w:rsidRPr="002D18CA">
        <w:rPr>
          <w:lang w:val="en-US"/>
        </w:rPr>
        <w:t xml:space="preserve"> is the period during which the realized values of daily CDS spread changes diverged the most from model-implied values</w:t>
      </w:r>
      <w:r w:rsidR="00E7671D">
        <w:rPr>
          <w:lang w:val="en-US"/>
        </w:rPr>
        <w:t>. In contrast, the</w:t>
      </w:r>
      <w:r w:rsidRPr="002D18CA">
        <w:rPr>
          <w:lang w:val="en-US"/>
        </w:rPr>
        <w:t xml:space="preserve"> </w:t>
      </w:r>
      <w:ins w:id="344" w:author="Timo Dahler" w:date="2021-02-03T20:48:00Z">
        <w:r w:rsidR="0043031E">
          <w:rPr>
            <w:lang w:val="en-US"/>
          </w:rPr>
          <w:t xml:space="preserve">global/regional factor </w:t>
        </w:r>
      </w:ins>
      <w:del w:id="345" w:author="Timo Dahler" w:date="2021-02-03T20:48:00Z">
        <w:r w:rsidRPr="002D18CA" w:rsidDel="0043031E">
          <w:rPr>
            <w:lang w:val="en-US"/>
          </w:rPr>
          <w:delText xml:space="preserve">factor </w:delText>
        </w:r>
      </w:del>
      <w:r w:rsidRPr="002D18CA">
        <w:rPr>
          <w:lang w:val="en-US"/>
        </w:rPr>
        <w:t>model does an excellent job of tracing realized values before and after that (</w:t>
      </w:r>
      <w:r w:rsidR="00F10D15" w:rsidRPr="002D18CA">
        <w:rPr>
          <w:lang w:val="en-US"/>
        </w:rPr>
        <w:t xml:space="preserve">see </w:t>
      </w:r>
      <w:r w:rsidR="00DF477F" w:rsidRPr="002D18CA">
        <w:rPr>
          <w:lang w:val="en-US"/>
        </w:rPr>
        <w:fldChar w:fldCharType="begin"/>
      </w:r>
      <w:r w:rsidR="00DF477F" w:rsidRPr="002D18CA">
        <w:rPr>
          <w:lang w:val="en-US"/>
        </w:rPr>
        <w:instrText xml:space="preserve"> REF _Ref62046359 \h  \* MERGEFORMAT </w:instrText>
      </w:r>
      <w:r w:rsidR="00DF477F" w:rsidRPr="002D18CA">
        <w:rPr>
          <w:lang w:val="en-US"/>
        </w:rPr>
      </w:r>
      <w:r w:rsidR="00DF477F" w:rsidRPr="002D18CA">
        <w:rPr>
          <w:lang w:val="en-US"/>
        </w:rPr>
        <w:fldChar w:fldCharType="separate"/>
      </w:r>
      <w:r w:rsidR="00874176" w:rsidRPr="00874176">
        <w:rPr>
          <w:lang w:val="en-US"/>
        </w:rPr>
        <w:t>Figure 1</w:t>
      </w:r>
      <w:r w:rsidR="00874176" w:rsidRPr="00874176">
        <w:rPr>
          <w:lang w:val="en-US"/>
        </w:rPr>
        <w:t>2</w:t>
      </w:r>
      <w:r w:rsidR="00DF477F" w:rsidRPr="002D18CA">
        <w:rPr>
          <w:lang w:val="en-US"/>
        </w:rPr>
        <w:fldChar w:fldCharType="end"/>
      </w:r>
      <w:r w:rsidRPr="002D18CA">
        <w:rPr>
          <w:lang w:val="en-US"/>
        </w:rPr>
        <w:t>). Furthermore, we observe that daily CDS spread changes were remarkably higher and more volatile in March 2020 than in the early and late COVID</w:t>
      </w:r>
      <w:r w:rsidR="00DF477F" w:rsidRPr="002D18CA">
        <w:rPr>
          <w:lang w:val="en-US"/>
        </w:rPr>
        <w:t>-19</w:t>
      </w:r>
      <w:r w:rsidRPr="002D18CA">
        <w:rPr>
          <w:lang w:val="en-US"/>
        </w:rPr>
        <w:t xml:space="preserve"> periods</w:t>
      </w:r>
      <w:r w:rsidR="0096424F">
        <w:rPr>
          <w:lang w:val="en-US"/>
        </w:rPr>
        <w:t xml:space="preserve"> (see </w:t>
      </w:r>
      <w:r w:rsidR="0096424F">
        <w:rPr>
          <w:lang w:val="en-US"/>
        </w:rPr>
        <w:fldChar w:fldCharType="begin"/>
      </w:r>
      <w:r w:rsidR="0096424F">
        <w:rPr>
          <w:lang w:val="en-US"/>
        </w:rPr>
        <w:instrText xml:space="preserve"> REF _Ref61985292 \h  \* MERGEFORMAT </w:instrText>
      </w:r>
      <w:r w:rsidR="0096424F">
        <w:rPr>
          <w:lang w:val="en-US"/>
        </w:rPr>
      </w:r>
      <w:r w:rsidR="0096424F">
        <w:rPr>
          <w:lang w:val="en-US"/>
        </w:rPr>
        <w:fldChar w:fldCharType="separate"/>
      </w:r>
      <w:r w:rsidR="00874176" w:rsidRPr="00874176">
        <w:rPr>
          <w:lang w:val="en-US"/>
        </w:rPr>
        <w:t>Figure 9</w:t>
      </w:r>
      <w:r w:rsidR="0096424F">
        <w:rPr>
          <w:lang w:val="en-US"/>
        </w:rPr>
        <w:fldChar w:fldCharType="end"/>
      </w:r>
      <w:r w:rsidR="0096424F">
        <w:rPr>
          <w:lang w:val="en-US"/>
        </w:rPr>
        <w:t>)</w:t>
      </w:r>
      <w:r w:rsidRPr="002D18CA">
        <w:rPr>
          <w:lang w:val="en-US"/>
        </w:rPr>
        <w:t>. As such, we focus on the peak COVID</w:t>
      </w:r>
      <w:r w:rsidR="00DF477F" w:rsidRPr="002D18CA">
        <w:rPr>
          <w:lang w:val="en-US"/>
        </w:rPr>
        <w:t>-19</w:t>
      </w:r>
      <w:r w:rsidRPr="002D18CA">
        <w:rPr>
          <w:lang w:val="en-US"/>
        </w:rPr>
        <w:t xml:space="preserve"> period to </w:t>
      </w:r>
      <w:r w:rsidR="00F10D15" w:rsidRPr="002D18CA">
        <w:rPr>
          <w:lang w:val="en-US"/>
        </w:rPr>
        <w:t>evaluate</w:t>
      </w:r>
      <w:r w:rsidR="00DF477F" w:rsidRPr="002D18CA">
        <w:rPr>
          <w:lang w:val="en-US"/>
        </w:rPr>
        <w:t xml:space="preserve"> which</w:t>
      </w:r>
      <w:r w:rsidRPr="002D18CA">
        <w:rPr>
          <w:lang w:val="en-US"/>
        </w:rPr>
        <w:t xml:space="preserve"> </w:t>
      </w:r>
      <w:r w:rsidR="00DF477F" w:rsidRPr="002D18CA">
        <w:rPr>
          <w:lang w:val="en-US"/>
        </w:rPr>
        <w:t>country-specific</w:t>
      </w:r>
      <w:r w:rsidRPr="002D18CA">
        <w:rPr>
          <w:lang w:val="en-US"/>
        </w:rPr>
        <w:t xml:space="preserve"> </w:t>
      </w:r>
      <w:r w:rsidR="00DF477F" w:rsidRPr="002D18CA">
        <w:rPr>
          <w:lang w:val="en-US"/>
        </w:rPr>
        <w:t>factors</w:t>
      </w:r>
      <w:r w:rsidRPr="002D18CA">
        <w:rPr>
          <w:lang w:val="en-US"/>
        </w:rPr>
        <w:t xml:space="preserve"> account for the variation in CDS adjustment that is not explained by the </w:t>
      </w:r>
      <w:del w:id="346" w:author="Timo Dahler" w:date="2021-02-03T20:48:00Z">
        <w:r w:rsidR="00F10D15" w:rsidRPr="002D18CA" w:rsidDel="0043031E">
          <w:rPr>
            <w:lang w:val="en-US"/>
          </w:rPr>
          <w:delText xml:space="preserve">factor </w:delText>
        </w:r>
      </w:del>
      <w:r w:rsidR="00F10D15" w:rsidRPr="002D18CA">
        <w:rPr>
          <w:lang w:val="en-US"/>
        </w:rPr>
        <w:t>model</w:t>
      </w:r>
      <w:ins w:id="347" w:author="Timo Dahler" w:date="2021-02-03T20:48:00Z">
        <w:r w:rsidR="0043031E">
          <w:rPr>
            <w:lang w:val="en-US"/>
          </w:rPr>
          <w:t>.</w:t>
        </w:r>
      </w:ins>
      <w:del w:id="348" w:author="Timo Dahler" w:date="2021-02-03T20:48:00Z">
        <w:r w:rsidR="00F10D15" w:rsidRPr="002D18CA" w:rsidDel="0043031E">
          <w:rPr>
            <w:lang w:val="en-US"/>
          </w:rPr>
          <w:delText xml:space="preserve"> </w:delText>
        </w:r>
        <w:r w:rsidR="0096424F" w:rsidDel="0043031E">
          <w:rPr>
            <w:lang w:val="en-US"/>
          </w:rPr>
          <w:delText>which</w:delText>
        </w:r>
        <w:r w:rsidR="00F10D15" w:rsidRPr="002D18CA" w:rsidDel="0043031E">
          <w:rPr>
            <w:lang w:val="en-US"/>
          </w:rPr>
          <w:delText xml:space="preserve"> uses only global</w:delText>
        </w:r>
        <w:r w:rsidR="0096424F" w:rsidDel="0043031E">
          <w:rPr>
            <w:lang w:val="en-US"/>
          </w:rPr>
          <w:delText>/</w:delText>
        </w:r>
        <w:r w:rsidR="00F10D15" w:rsidRPr="002D18CA" w:rsidDel="0043031E">
          <w:rPr>
            <w:lang w:val="en-US"/>
          </w:rPr>
          <w:delText xml:space="preserve">regional factors. </w:delText>
        </w:r>
      </w:del>
    </w:p>
    <w:p w14:paraId="445AF1FA" w14:textId="77777777" w:rsidR="006D3560" w:rsidRPr="002D18CA" w:rsidRDefault="006D3560" w:rsidP="0096424F">
      <w:pPr>
        <w:rPr>
          <w:lang w:val="en-US"/>
        </w:rPr>
      </w:pPr>
    </w:p>
    <w:p w14:paraId="6FD58EF1" w14:textId="38E7B612" w:rsidR="006D3560" w:rsidRPr="002D18CA" w:rsidRDefault="00044204" w:rsidP="0096424F">
      <w:pPr>
        <w:rPr>
          <w:lang w:val="en-US"/>
        </w:rPr>
      </w:pPr>
      <w:r w:rsidRPr="002D18CA">
        <w:rPr>
          <w:lang w:val="en-US"/>
        </w:rPr>
        <w:t>Clearly</w:t>
      </w:r>
      <w:r w:rsidR="00B95459" w:rsidRPr="002D18CA">
        <w:rPr>
          <w:lang w:val="en-US"/>
        </w:rPr>
        <w:t xml:space="preserve">, there’s a myriad of country-specific factors that </w:t>
      </w:r>
      <w:r w:rsidR="00F21DB6" w:rsidRPr="002D18CA">
        <w:rPr>
          <w:lang w:val="en-US"/>
        </w:rPr>
        <w:t xml:space="preserve">could potentially </w:t>
      </w:r>
      <w:r w:rsidR="006D3560" w:rsidRPr="002D18CA">
        <w:rPr>
          <w:lang w:val="en-US"/>
        </w:rPr>
        <w:t>affect</w:t>
      </w:r>
      <w:r w:rsidR="00B95459" w:rsidRPr="002D18CA">
        <w:rPr>
          <w:lang w:val="en-US"/>
        </w:rPr>
        <w:t xml:space="preserve"> CDS spread</w:t>
      </w:r>
      <w:r w:rsidR="00436059">
        <w:rPr>
          <w:lang w:val="en-US"/>
        </w:rPr>
        <w:t xml:space="preserve">s </w:t>
      </w:r>
      <w:r w:rsidR="00B95459" w:rsidRPr="002D18CA">
        <w:rPr>
          <w:lang w:val="en-US"/>
        </w:rPr>
        <w:t xml:space="preserve">during peak COVID-19. </w:t>
      </w:r>
      <w:r w:rsidR="00F21DB6" w:rsidRPr="002D18CA">
        <w:rPr>
          <w:lang w:val="en-US"/>
        </w:rPr>
        <w:t xml:space="preserve">However, neither are all of these factors equally plausible nor can all of them be tested due to data limitations. As such </w:t>
      </w:r>
      <w:r w:rsidR="00BA0C9A" w:rsidRPr="002D18CA">
        <w:rPr>
          <w:lang w:val="en-US"/>
        </w:rPr>
        <w:t xml:space="preserve">we </w:t>
      </w:r>
      <w:r w:rsidR="00F21DB6" w:rsidRPr="002D18CA">
        <w:rPr>
          <w:lang w:val="en-US"/>
        </w:rPr>
        <w:t xml:space="preserve">identify a number of </w:t>
      </w:r>
      <w:r w:rsidR="006D3560" w:rsidRPr="002D18CA">
        <w:rPr>
          <w:lang w:val="en-US"/>
        </w:rPr>
        <w:t xml:space="preserve">country-specific </w:t>
      </w:r>
      <w:r>
        <w:rPr>
          <w:lang w:val="en-US"/>
        </w:rPr>
        <w:t>factors</w:t>
      </w:r>
      <w:r w:rsidR="006D3560" w:rsidRPr="002D18CA">
        <w:rPr>
          <w:lang w:val="en-US"/>
        </w:rPr>
        <w:t xml:space="preserve"> that</w:t>
      </w:r>
      <w:r w:rsidR="00F21DB6" w:rsidRPr="002D18CA">
        <w:rPr>
          <w:lang w:val="en-US"/>
        </w:rPr>
        <w:t xml:space="preserve"> could </w:t>
      </w:r>
      <w:r w:rsidR="00436059">
        <w:rPr>
          <w:lang w:val="en-US"/>
        </w:rPr>
        <w:t xml:space="preserve">plausibly </w:t>
      </w:r>
      <w:r w:rsidR="00F21DB6" w:rsidRPr="002D18CA">
        <w:rPr>
          <w:lang w:val="en-US"/>
        </w:rPr>
        <w:t xml:space="preserve">influence </w:t>
      </w:r>
      <w:del w:id="349" w:author="Timo Dahler" w:date="2021-02-03T12:44:00Z">
        <w:r w:rsidR="00F21DB6" w:rsidRPr="002D18CA" w:rsidDel="00D2279C">
          <w:rPr>
            <w:lang w:val="en-US"/>
          </w:rPr>
          <w:delText>sovereign debt pricing</w:delText>
        </w:r>
      </w:del>
      <w:ins w:id="350" w:author="Timo Dahler" w:date="2021-02-03T12:44:00Z">
        <w:r w:rsidR="00D2279C">
          <w:rPr>
            <w:lang w:val="en-US"/>
          </w:rPr>
          <w:t>sovereign risk pricing</w:t>
        </w:r>
      </w:ins>
      <w:r w:rsidR="00F21DB6" w:rsidRPr="002D18CA">
        <w:rPr>
          <w:lang w:val="en-US"/>
        </w:rPr>
        <w:t xml:space="preserve"> </w:t>
      </w:r>
      <w:r w:rsidR="00A542C3">
        <w:rPr>
          <w:lang w:val="en-US"/>
        </w:rPr>
        <w:t>and</w:t>
      </w:r>
      <w:r w:rsidR="006D3560" w:rsidRPr="002D18CA">
        <w:rPr>
          <w:lang w:val="en-US"/>
        </w:rPr>
        <w:t xml:space="preserve"> group them into three categories: economic variables, </w:t>
      </w:r>
      <w:r>
        <w:rPr>
          <w:lang w:val="en-US"/>
        </w:rPr>
        <w:t xml:space="preserve">policy responses, </w:t>
      </w:r>
      <w:r w:rsidR="006D3560" w:rsidRPr="002D18CA">
        <w:rPr>
          <w:lang w:val="en-US"/>
        </w:rPr>
        <w:t xml:space="preserve">and </w:t>
      </w:r>
      <w:r>
        <w:rPr>
          <w:lang w:val="en-US"/>
        </w:rPr>
        <w:t>epidemiological variables</w:t>
      </w:r>
      <w:r w:rsidR="006D3560" w:rsidRPr="002D18CA">
        <w:rPr>
          <w:lang w:val="en-US"/>
        </w:rPr>
        <w:t xml:space="preserve">. </w:t>
      </w:r>
    </w:p>
    <w:p w14:paraId="4E540B55" w14:textId="77777777" w:rsidR="00BA0C9A" w:rsidRPr="002D18CA" w:rsidRDefault="00BA0C9A" w:rsidP="0096424F">
      <w:pPr>
        <w:rPr>
          <w:rFonts w:asciiTheme="minorHAnsi" w:hAnsiTheme="minorHAnsi" w:cstheme="minorHAnsi"/>
          <w:lang w:val="en-US"/>
        </w:rPr>
      </w:pPr>
    </w:p>
    <w:p w14:paraId="5F05B32A" w14:textId="70194C1F" w:rsidR="003A05FD" w:rsidRPr="002D18CA" w:rsidRDefault="00BA0C9A" w:rsidP="00044204">
      <w:pPr>
        <w:rPr>
          <w:lang w:val="en-US"/>
        </w:rPr>
      </w:pPr>
      <w:r w:rsidRPr="002D18CA">
        <w:rPr>
          <w:lang w:val="en-US"/>
        </w:rPr>
        <w:t xml:space="preserve">The </w:t>
      </w:r>
      <w:r w:rsidR="00881951">
        <w:rPr>
          <w:lang w:val="en-US"/>
        </w:rPr>
        <w:t xml:space="preserve">economic </w:t>
      </w:r>
      <w:r w:rsidRPr="002D18CA">
        <w:rPr>
          <w:lang w:val="en-US"/>
        </w:rPr>
        <w:t xml:space="preserve">intuition behind including country-specific economic variables builds on insights of Kocsis &amp; </w:t>
      </w:r>
      <w:proofErr w:type="spellStart"/>
      <w:r w:rsidRPr="002D18CA">
        <w:rPr>
          <w:lang w:val="en-US"/>
        </w:rPr>
        <w:t>Monostori</w:t>
      </w:r>
      <w:proofErr w:type="spellEnd"/>
      <w:r w:rsidRPr="002D18CA">
        <w:rPr>
          <w:lang w:val="en-US"/>
        </w:rPr>
        <w:t xml:space="preserve"> (2016) and Ahmed et al. (2017): Variables that determine government revenue</w:t>
      </w:r>
      <w:r w:rsidR="003A05FD" w:rsidRPr="002D18CA">
        <w:rPr>
          <w:lang w:val="en-US"/>
        </w:rPr>
        <w:t>s</w:t>
      </w:r>
      <w:r w:rsidRPr="002D18CA">
        <w:rPr>
          <w:lang w:val="en-US"/>
        </w:rPr>
        <w:t xml:space="preserve"> and expenditure</w:t>
      </w:r>
      <w:r w:rsidR="003A05FD" w:rsidRPr="002D18CA">
        <w:rPr>
          <w:lang w:val="en-US"/>
        </w:rPr>
        <w:t xml:space="preserve">s </w:t>
      </w:r>
      <w:r w:rsidRPr="002D18CA">
        <w:rPr>
          <w:lang w:val="en-US"/>
        </w:rPr>
        <w:t xml:space="preserve">help explain government solvency and </w:t>
      </w:r>
      <w:r w:rsidR="00881951">
        <w:rPr>
          <w:lang w:val="en-US"/>
        </w:rPr>
        <w:t xml:space="preserve">thus </w:t>
      </w:r>
      <w:r w:rsidRPr="002D18CA">
        <w:rPr>
          <w:lang w:val="en-US"/>
        </w:rPr>
        <w:t xml:space="preserve">the pricing of </w:t>
      </w:r>
      <w:r w:rsidR="00A306B0">
        <w:rPr>
          <w:lang w:val="en-US"/>
        </w:rPr>
        <w:t>sovereign risk</w:t>
      </w:r>
      <w:r w:rsidR="003A05FD" w:rsidRPr="002D18CA">
        <w:rPr>
          <w:lang w:val="en-US"/>
        </w:rPr>
        <w:t>. W</w:t>
      </w:r>
      <w:r w:rsidRPr="002D18CA">
        <w:rPr>
          <w:lang w:val="en-US"/>
        </w:rPr>
        <w:t xml:space="preserve">e </w:t>
      </w:r>
      <w:r w:rsidR="003A05FD" w:rsidRPr="002D18CA">
        <w:rPr>
          <w:lang w:val="en-US"/>
        </w:rPr>
        <w:t>propose</w:t>
      </w:r>
      <w:r w:rsidRPr="002D18CA">
        <w:rPr>
          <w:lang w:val="en-US"/>
        </w:rPr>
        <w:t xml:space="preserve"> </w:t>
      </w:r>
      <w:r w:rsidR="00006341" w:rsidRPr="002D18CA">
        <w:rPr>
          <w:lang w:val="en-US"/>
        </w:rPr>
        <w:t>seven</w:t>
      </w:r>
      <w:r w:rsidR="003A05FD" w:rsidRPr="002D18CA">
        <w:rPr>
          <w:lang w:val="en-US"/>
        </w:rPr>
        <w:t xml:space="preserve"> </w:t>
      </w:r>
      <w:r w:rsidR="00A306B0">
        <w:rPr>
          <w:lang w:val="en-US"/>
        </w:rPr>
        <w:t>economic</w:t>
      </w:r>
      <w:r w:rsidR="003A05FD" w:rsidRPr="002D18CA">
        <w:rPr>
          <w:lang w:val="en-US"/>
        </w:rPr>
        <w:t xml:space="preserve"> variables: </w:t>
      </w:r>
    </w:p>
    <w:p w14:paraId="2620ACE3" w14:textId="2BDA047E" w:rsidR="003A05FD" w:rsidRPr="00044204" w:rsidRDefault="003A05FD" w:rsidP="00044204">
      <w:pPr>
        <w:pStyle w:val="ListParagraph"/>
        <w:numPr>
          <w:ilvl w:val="0"/>
          <w:numId w:val="12"/>
        </w:numPr>
        <w:rPr>
          <w:lang w:val="en-US"/>
        </w:rPr>
      </w:pPr>
      <w:r w:rsidRPr="00044204">
        <w:rPr>
          <w:lang w:val="en-US"/>
        </w:rPr>
        <w:t>an economy’s dependence on oil prices</w:t>
      </w:r>
      <w:r w:rsidR="00BA0C9A" w:rsidRPr="00044204">
        <w:rPr>
          <w:lang w:val="en-US"/>
        </w:rPr>
        <w:t xml:space="preserve">, </w:t>
      </w:r>
      <w:r w:rsidR="00937AEA" w:rsidRPr="00044204">
        <w:rPr>
          <w:lang w:val="en-US"/>
        </w:rPr>
        <w:t xml:space="preserve">which determine directly and indirectly a sizeable share of government revenues </w:t>
      </w:r>
      <w:r w:rsidR="00044204">
        <w:rPr>
          <w:lang w:val="en-US"/>
        </w:rPr>
        <w:t>for</w:t>
      </w:r>
      <w:r w:rsidR="00937AEA" w:rsidRPr="00044204">
        <w:rPr>
          <w:lang w:val="en-US"/>
        </w:rPr>
        <w:t xml:space="preserve"> many emerging markets</w:t>
      </w:r>
    </w:p>
    <w:p w14:paraId="2AA57414" w14:textId="5FB3F74B" w:rsidR="00937AEA" w:rsidRPr="00044204" w:rsidRDefault="003A05FD" w:rsidP="00044204">
      <w:pPr>
        <w:pStyle w:val="ListParagraph"/>
        <w:numPr>
          <w:ilvl w:val="0"/>
          <w:numId w:val="12"/>
        </w:numPr>
        <w:rPr>
          <w:lang w:val="en-US"/>
        </w:rPr>
      </w:pPr>
      <w:r w:rsidRPr="00044204">
        <w:rPr>
          <w:lang w:val="en-US"/>
        </w:rPr>
        <w:lastRenderedPageBreak/>
        <w:t>an economy’s access to the IMF’s Rapid Financing Instrument</w:t>
      </w:r>
      <w:r w:rsidR="00937AEA" w:rsidRPr="00044204">
        <w:rPr>
          <w:lang w:val="en-US"/>
        </w:rPr>
        <w:t>,</w:t>
      </w:r>
      <w:r w:rsidRPr="00044204">
        <w:rPr>
          <w:lang w:val="en-US"/>
        </w:rPr>
        <w:t xml:space="preserve"> </w:t>
      </w:r>
      <w:r w:rsidR="00937AEA" w:rsidRPr="00044204">
        <w:rPr>
          <w:lang w:val="en-US"/>
        </w:rPr>
        <w:t>which could</w:t>
      </w:r>
      <w:r w:rsidRPr="00044204">
        <w:rPr>
          <w:lang w:val="en-US"/>
        </w:rPr>
        <w:t xml:space="preserve"> </w:t>
      </w:r>
      <w:r w:rsidR="00937AEA" w:rsidRPr="00044204">
        <w:rPr>
          <w:lang w:val="en-US"/>
        </w:rPr>
        <w:t>alleviate</w:t>
      </w:r>
      <w:r w:rsidRPr="00044204">
        <w:rPr>
          <w:lang w:val="en-US"/>
        </w:rPr>
        <w:t xml:space="preserve"> </w:t>
      </w:r>
      <w:r w:rsidR="00937AEA" w:rsidRPr="00044204">
        <w:rPr>
          <w:lang w:val="en-US"/>
        </w:rPr>
        <w:t xml:space="preserve">temporary </w:t>
      </w:r>
      <w:r w:rsidRPr="00044204">
        <w:rPr>
          <w:lang w:val="en-US"/>
        </w:rPr>
        <w:t>liquidity problems</w:t>
      </w:r>
      <w:r w:rsidR="00937AEA" w:rsidRPr="00044204">
        <w:rPr>
          <w:lang w:val="en-US"/>
        </w:rPr>
        <w:t xml:space="preserve"> </w:t>
      </w:r>
      <w:r w:rsidR="00044204">
        <w:rPr>
          <w:lang w:val="en-US"/>
        </w:rPr>
        <w:t>and avoid defaults</w:t>
      </w:r>
    </w:p>
    <w:p w14:paraId="22A97965" w14:textId="05D0FA72" w:rsidR="00006341" w:rsidRPr="00044204" w:rsidRDefault="00006341" w:rsidP="00044204">
      <w:pPr>
        <w:pStyle w:val="ListParagraph"/>
        <w:numPr>
          <w:ilvl w:val="0"/>
          <w:numId w:val="12"/>
        </w:numPr>
        <w:rPr>
          <w:lang w:val="en-US"/>
        </w:rPr>
      </w:pPr>
      <w:r w:rsidRPr="00044204">
        <w:rPr>
          <w:lang w:val="en-US"/>
        </w:rPr>
        <w:t>an economy’s access of Fed swap lines, which could alleviate temporary liquidity problems and challenges related to foreign denominated debt</w:t>
      </w:r>
    </w:p>
    <w:p w14:paraId="307940AC" w14:textId="69373559" w:rsidR="00937AEA" w:rsidRPr="00044204" w:rsidRDefault="003A05FD" w:rsidP="00044204">
      <w:pPr>
        <w:pStyle w:val="ListParagraph"/>
        <w:numPr>
          <w:ilvl w:val="0"/>
          <w:numId w:val="12"/>
        </w:numPr>
        <w:rPr>
          <w:lang w:val="en-US"/>
        </w:rPr>
      </w:pPr>
      <w:r w:rsidRPr="00044204">
        <w:rPr>
          <w:lang w:val="en-US"/>
        </w:rPr>
        <w:t>s</w:t>
      </w:r>
      <w:r w:rsidR="00BA0C9A" w:rsidRPr="00044204">
        <w:rPr>
          <w:lang w:val="en-US"/>
        </w:rPr>
        <w:t>overeign wealth fund buffers</w:t>
      </w:r>
      <w:r w:rsidRPr="00044204">
        <w:rPr>
          <w:lang w:val="en-US"/>
        </w:rPr>
        <w:t xml:space="preserve"> and international reserve buffers</w:t>
      </w:r>
      <w:r w:rsidR="00937AEA" w:rsidRPr="00044204">
        <w:rPr>
          <w:lang w:val="en-US"/>
        </w:rPr>
        <w:t>,</w:t>
      </w:r>
      <w:r w:rsidRPr="00044204">
        <w:rPr>
          <w:lang w:val="en-US"/>
        </w:rPr>
        <w:t xml:space="preserve"> </w:t>
      </w:r>
      <w:r w:rsidR="00937AEA" w:rsidRPr="00044204">
        <w:rPr>
          <w:lang w:val="en-US"/>
        </w:rPr>
        <w:t>which</w:t>
      </w:r>
      <w:r w:rsidRPr="00044204">
        <w:rPr>
          <w:lang w:val="en-US"/>
        </w:rPr>
        <w:t xml:space="preserve"> could be used to stabilize </w:t>
      </w:r>
      <w:r w:rsidR="00937AEA" w:rsidRPr="00044204">
        <w:rPr>
          <w:lang w:val="en-US"/>
        </w:rPr>
        <w:t xml:space="preserve">the </w:t>
      </w:r>
      <w:r w:rsidRPr="00044204">
        <w:rPr>
          <w:lang w:val="en-US"/>
        </w:rPr>
        <w:t>exchange rate</w:t>
      </w:r>
    </w:p>
    <w:p w14:paraId="20018A09" w14:textId="30500620" w:rsidR="00937AEA" w:rsidRPr="00044204" w:rsidRDefault="00BA0C9A" w:rsidP="00044204">
      <w:pPr>
        <w:pStyle w:val="ListParagraph"/>
        <w:numPr>
          <w:ilvl w:val="0"/>
          <w:numId w:val="12"/>
        </w:numPr>
        <w:rPr>
          <w:lang w:val="en-US"/>
        </w:rPr>
      </w:pPr>
      <w:r w:rsidRPr="00044204">
        <w:rPr>
          <w:lang w:val="en-US"/>
        </w:rPr>
        <w:t>external debt ratios</w:t>
      </w:r>
      <w:r w:rsidR="00937AEA" w:rsidRPr="00044204">
        <w:rPr>
          <w:lang w:val="en-US"/>
        </w:rPr>
        <w:t>,</w:t>
      </w:r>
      <w:r w:rsidR="003A05FD" w:rsidRPr="00044204">
        <w:rPr>
          <w:lang w:val="en-US"/>
        </w:rPr>
        <w:t xml:space="preserve"> </w:t>
      </w:r>
      <w:r w:rsidR="00937AEA" w:rsidRPr="00044204">
        <w:rPr>
          <w:lang w:val="en-US"/>
        </w:rPr>
        <w:t>which</w:t>
      </w:r>
      <w:r w:rsidR="003A05FD" w:rsidRPr="00044204">
        <w:rPr>
          <w:lang w:val="en-US"/>
        </w:rPr>
        <w:t xml:space="preserve"> indicate an economy’s vulnerability to external funding conditions and exchange rate swings </w:t>
      </w:r>
    </w:p>
    <w:p w14:paraId="42995818" w14:textId="2574BDEC" w:rsidR="003A05FD" w:rsidRPr="00044204" w:rsidRDefault="00937AEA" w:rsidP="00044204">
      <w:pPr>
        <w:pStyle w:val="ListParagraph"/>
        <w:numPr>
          <w:ilvl w:val="0"/>
          <w:numId w:val="12"/>
        </w:numPr>
        <w:rPr>
          <w:lang w:val="en-US"/>
        </w:rPr>
      </w:pPr>
      <w:r w:rsidRPr="00044204">
        <w:rPr>
          <w:lang w:val="en-US"/>
        </w:rPr>
        <w:t>an economy’s</w:t>
      </w:r>
      <w:r w:rsidR="003A05FD" w:rsidRPr="00044204">
        <w:rPr>
          <w:lang w:val="en-US"/>
        </w:rPr>
        <w:t xml:space="preserve"> </w:t>
      </w:r>
      <w:r w:rsidRPr="00044204">
        <w:rPr>
          <w:lang w:val="en-US"/>
        </w:rPr>
        <w:t>r</w:t>
      </w:r>
      <w:r w:rsidR="00BA0C9A" w:rsidRPr="00044204">
        <w:rPr>
          <w:lang w:val="en-US"/>
        </w:rPr>
        <w:t xml:space="preserve">atio of </w:t>
      </w:r>
      <w:r w:rsidRPr="00044204">
        <w:rPr>
          <w:lang w:val="en-US"/>
        </w:rPr>
        <w:t xml:space="preserve">(hidden) </w:t>
      </w:r>
      <w:r w:rsidR="00BA0C9A" w:rsidRPr="00044204">
        <w:rPr>
          <w:lang w:val="en-US"/>
        </w:rPr>
        <w:t>debt owed to China</w:t>
      </w:r>
      <w:r w:rsidRPr="00044204">
        <w:rPr>
          <w:lang w:val="en-US"/>
        </w:rPr>
        <w:t xml:space="preserve">, which indicates an economy’s vulnerability to exchange rate swings that </w:t>
      </w:r>
      <w:del w:id="351" w:author="Timo Dahler" w:date="2021-02-03T20:50:00Z">
        <w:r w:rsidRPr="00044204" w:rsidDel="00F564C5">
          <w:rPr>
            <w:lang w:val="en-US"/>
          </w:rPr>
          <w:delText>is not</w:delText>
        </w:r>
      </w:del>
      <w:ins w:id="352" w:author="Timo Dahler" w:date="2021-02-03T20:50:00Z">
        <w:r w:rsidR="00F564C5">
          <w:rPr>
            <w:lang w:val="en-US"/>
          </w:rPr>
          <w:t>may not be</w:t>
        </w:r>
      </w:ins>
      <w:r w:rsidRPr="00044204">
        <w:rPr>
          <w:lang w:val="en-US"/>
        </w:rPr>
        <w:t xml:space="preserve"> captured by official numbers on external debt ratios </w:t>
      </w:r>
    </w:p>
    <w:p w14:paraId="43DC6C5E" w14:textId="77777777" w:rsidR="00881951" w:rsidRDefault="00881951" w:rsidP="00044204">
      <w:pPr>
        <w:rPr>
          <w:lang w:val="en-US"/>
        </w:rPr>
      </w:pPr>
      <w:bookmarkStart w:id="353" w:name="OLE_LINK1"/>
      <w:bookmarkStart w:id="354" w:name="OLE_LINK2"/>
    </w:p>
    <w:p w14:paraId="2C50326C" w14:textId="3EF0E2F4" w:rsidR="00937AEA" w:rsidRPr="002D18CA" w:rsidRDefault="00937AEA" w:rsidP="00044204">
      <w:pPr>
        <w:rPr>
          <w:lang w:val="en-US"/>
        </w:rPr>
      </w:pPr>
      <w:r w:rsidRPr="002D18CA">
        <w:rPr>
          <w:lang w:val="en-US"/>
        </w:rPr>
        <w:t xml:space="preserve">The </w:t>
      </w:r>
      <w:r w:rsidR="00881951">
        <w:rPr>
          <w:lang w:val="en-US"/>
        </w:rPr>
        <w:t xml:space="preserve">economic </w:t>
      </w:r>
      <w:r w:rsidRPr="002D18CA">
        <w:rPr>
          <w:lang w:val="en-US"/>
        </w:rPr>
        <w:t xml:space="preserve">intuition behind including policy </w:t>
      </w:r>
      <w:del w:id="355" w:author="Timo Dahler" w:date="2021-02-03T20:58:00Z">
        <w:r w:rsidRPr="002D18CA" w:rsidDel="00EA48FF">
          <w:rPr>
            <w:lang w:val="en-US"/>
          </w:rPr>
          <w:delText xml:space="preserve">responses </w:delText>
        </w:r>
      </w:del>
      <w:ins w:id="356" w:author="Timo Dahler" w:date="2021-02-03T20:58:00Z">
        <w:r w:rsidR="00EA48FF">
          <w:rPr>
            <w:lang w:val="en-US"/>
          </w:rPr>
          <w:t>variables</w:t>
        </w:r>
        <w:r w:rsidR="00EA48FF" w:rsidRPr="002D18CA">
          <w:rPr>
            <w:lang w:val="en-US"/>
          </w:rPr>
          <w:t xml:space="preserve"> </w:t>
        </w:r>
      </w:ins>
      <w:proofErr w:type="gramStart"/>
      <w:r w:rsidRPr="002D18CA">
        <w:rPr>
          <w:lang w:val="en-US"/>
        </w:rPr>
        <w:t>builds</w:t>
      </w:r>
      <w:proofErr w:type="gramEnd"/>
      <w:r w:rsidRPr="002D18CA">
        <w:rPr>
          <w:lang w:val="en-US"/>
        </w:rPr>
        <w:t xml:space="preserve"> on the idea that policy responses such as fiscal stimuli lead to higher deficits and higher future sovereign debt </w:t>
      </w:r>
      <w:r w:rsidR="00044204">
        <w:rPr>
          <w:lang w:val="en-US"/>
        </w:rPr>
        <w:t>burdens</w:t>
      </w:r>
      <w:r w:rsidRPr="002D18CA">
        <w:rPr>
          <w:lang w:val="en-US"/>
        </w:rPr>
        <w:t xml:space="preserve">. This in turn may </w:t>
      </w:r>
      <w:r w:rsidR="00044204">
        <w:rPr>
          <w:lang w:val="en-US"/>
        </w:rPr>
        <w:t>increase</w:t>
      </w:r>
      <w:r w:rsidRPr="002D18CA">
        <w:rPr>
          <w:lang w:val="en-US"/>
        </w:rPr>
        <w:t xml:space="preserve"> </w:t>
      </w:r>
      <w:r w:rsidR="00CB33C7" w:rsidRPr="002D18CA">
        <w:rPr>
          <w:lang w:val="en-US"/>
        </w:rPr>
        <w:t>the expected</w:t>
      </w:r>
      <w:r w:rsidRPr="002D18CA">
        <w:rPr>
          <w:lang w:val="en-US"/>
        </w:rPr>
        <w:t xml:space="preserve"> likelihood of </w:t>
      </w:r>
      <w:del w:id="357" w:author="Timo Dahler" w:date="2021-02-03T20:58:00Z">
        <w:r w:rsidRPr="002D18CA" w:rsidDel="00EA48FF">
          <w:rPr>
            <w:lang w:val="en-US"/>
          </w:rPr>
          <w:delText xml:space="preserve">future </w:delText>
        </w:r>
      </w:del>
      <w:r w:rsidRPr="002D18CA">
        <w:rPr>
          <w:lang w:val="en-US"/>
        </w:rPr>
        <w:t>sovereign defaults</w:t>
      </w:r>
      <w:del w:id="358" w:author="Timo Dahler" w:date="2021-02-03T20:58:00Z">
        <w:r w:rsidRPr="002D18CA" w:rsidDel="00EA48FF">
          <w:rPr>
            <w:lang w:val="en-US"/>
          </w:rPr>
          <w:delText>, which</w:delText>
        </w:r>
      </w:del>
      <w:r w:rsidRPr="002D18CA">
        <w:rPr>
          <w:lang w:val="en-US"/>
        </w:rPr>
        <w:t xml:space="preserve"> </w:t>
      </w:r>
      <w:del w:id="359" w:author="Timo Dahler" w:date="2021-02-03T20:58:00Z">
        <w:r w:rsidR="00E42577" w:rsidRPr="002D18CA" w:rsidDel="00EA48FF">
          <w:rPr>
            <w:lang w:val="en-US"/>
          </w:rPr>
          <w:delText>could</w:delText>
        </w:r>
        <w:r w:rsidR="00CB33C7" w:rsidRPr="002D18CA" w:rsidDel="00EA48FF">
          <w:rPr>
            <w:lang w:val="en-US"/>
          </w:rPr>
          <w:delText xml:space="preserve"> </w:delText>
        </w:r>
      </w:del>
      <w:ins w:id="360" w:author="Timo Dahler" w:date="2021-02-03T20:58:00Z">
        <w:r w:rsidR="00EA48FF">
          <w:rPr>
            <w:lang w:val="en-US"/>
          </w:rPr>
          <w:t>and</w:t>
        </w:r>
        <w:r w:rsidR="00EA48FF" w:rsidRPr="002D18CA">
          <w:rPr>
            <w:lang w:val="en-US"/>
          </w:rPr>
          <w:t xml:space="preserve"> </w:t>
        </w:r>
      </w:ins>
      <w:r w:rsidR="00CB33C7" w:rsidRPr="002D18CA">
        <w:rPr>
          <w:lang w:val="en-US"/>
        </w:rPr>
        <w:t xml:space="preserve">affect </w:t>
      </w:r>
      <w:r w:rsidR="00881951">
        <w:rPr>
          <w:lang w:val="en-US"/>
        </w:rPr>
        <w:t>sovereign risk pricing</w:t>
      </w:r>
      <w:r w:rsidR="00CB33C7" w:rsidRPr="002D18CA">
        <w:rPr>
          <w:lang w:val="en-US"/>
        </w:rPr>
        <w:t xml:space="preserve">. We propose three </w:t>
      </w:r>
      <w:r w:rsidR="00881951">
        <w:rPr>
          <w:lang w:val="en-US"/>
        </w:rPr>
        <w:t xml:space="preserve">policy </w:t>
      </w:r>
      <w:r w:rsidR="00CB33C7" w:rsidRPr="002D18CA">
        <w:rPr>
          <w:lang w:val="en-US"/>
        </w:rPr>
        <w:t>variables:</w:t>
      </w:r>
    </w:p>
    <w:bookmarkEnd w:id="353"/>
    <w:bookmarkEnd w:id="354"/>
    <w:p w14:paraId="1CA87E5A" w14:textId="7F5C6DC6" w:rsidR="00CB33C7" w:rsidRPr="00044204" w:rsidRDefault="00CB33C7" w:rsidP="00044204">
      <w:pPr>
        <w:pStyle w:val="ListParagraph"/>
        <w:numPr>
          <w:ilvl w:val="0"/>
          <w:numId w:val="13"/>
        </w:numPr>
        <w:rPr>
          <w:lang w:val="en-US"/>
        </w:rPr>
      </w:pPr>
      <w:r w:rsidRPr="00044204">
        <w:rPr>
          <w:lang w:val="en-US"/>
        </w:rPr>
        <w:t>dummy variables that indicate the date of country-specific key fiscal policy announcements</w:t>
      </w:r>
    </w:p>
    <w:p w14:paraId="09FA9952" w14:textId="494F8584" w:rsidR="00CB33C7" w:rsidRPr="00044204" w:rsidRDefault="00CB33C7" w:rsidP="00044204">
      <w:pPr>
        <w:pStyle w:val="ListParagraph"/>
        <w:numPr>
          <w:ilvl w:val="0"/>
          <w:numId w:val="13"/>
        </w:numPr>
        <w:rPr>
          <w:lang w:val="en-US"/>
        </w:rPr>
      </w:pPr>
      <w:r w:rsidRPr="00044204">
        <w:rPr>
          <w:lang w:val="en-US"/>
        </w:rPr>
        <w:t>dummy variables of key policy announcements by the European Central Bank</w:t>
      </w:r>
    </w:p>
    <w:p w14:paraId="0AC1F2A6" w14:textId="63E90C79" w:rsidR="00CB33C7" w:rsidRPr="00044204" w:rsidRDefault="00CB33C7" w:rsidP="00044204">
      <w:pPr>
        <w:pStyle w:val="ListParagraph"/>
        <w:numPr>
          <w:ilvl w:val="0"/>
          <w:numId w:val="13"/>
        </w:numPr>
        <w:rPr>
          <w:lang w:val="en-US"/>
        </w:rPr>
      </w:pPr>
      <w:r w:rsidRPr="00044204">
        <w:rPr>
          <w:lang w:val="en-US"/>
        </w:rPr>
        <w:t>dummy variables of key policy announcements by the US Fed</w:t>
      </w:r>
    </w:p>
    <w:p w14:paraId="56B07543" w14:textId="77777777" w:rsidR="00CB33C7" w:rsidRPr="002D18CA" w:rsidRDefault="00CB33C7" w:rsidP="00CB33C7">
      <w:pPr>
        <w:rPr>
          <w:rFonts w:asciiTheme="minorHAnsi" w:hAnsiTheme="minorHAnsi" w:cstheme="minorHAnsi"/>
          <w:lang w:val="en-US"/>
        </w:rPr>
      </w:pPr>
    </w:p>
    <w:p w14:paraId="2AA9FED7" w14:textId="5A9C95B3" w:rsidR="00C71587" w:rsidRPr="002D18CA" w:rsidRDefault="00CB33C7" w:rsidP="00044204">
      <w:pPr>
        <w:rPr>
          <w:lang w:val="en-US"/>
        </w:rPr>
      </w:pPr>
      <w:r w:rsidRPr="002D18CA">
        <w:rPr>
          <w:lang w:val="en-US"/>
        </w:rPr>
        <w:t xml:space="preserve">The economic intuition behind including epidemiological variables builds </w:t>
      </w:r>
      <w:r w:rsidR="00E42577" w:rsidRPr="002D18CA">
        <w:rPr>
          <w:lang w:val="en-US"/>
        </w:rPr>
        <w:t xml:space="preserve">on two ideas. On the one hand, </w:t>
      </w:r>
      <w:r w:rsidR="00C71587" w:rsidRPr="002D18CA">
        <w:rPr>
          <w:lang w:val="en-US"/>
        </w:rPr>
        <w:t xml:space="preserve">some epidemiological variables are </w:t>
      </w:r>
      <w:r w:rsidR="00881951">
        <w:rPr>
          <w:lang w:val="en-US"/>
        </w:rPr>
        <w:t>proxying</w:t>
      </w:r>
      <w:r w:rsidR="00C71587" w:rsidRPr="002D18CA">
        <w:rPr>
          <w:lang w:val="en-US"/>
        </w:rPr>
        <w:t xml:space="preserve"> for GDP. Thus, they capture potential income falls which affect government tax revenues as well as expenditures through fiscal stimulus. On the other hand, epidemiological variables </w:t>
      </w:r>
      <w:ins w:id="361" w:author="Joshua Aizenman" w:date="2021-01-28T13:27:00Z">
        <w:r w:rsidR="00DF12FD">
          <w:rPr>
            <w:lang w:val="en-US"/>
          </w:rPr>
          <w:t xml:space="preserve">like accelerated </w:t>
        </w:r>
        <w:del w:id="362" w:author="Timo Dahler" w:date="2021-02-03T20:59:00Z">
          <w:r w:rsidR="00DF12FD" w:rsidDel="00EA48FF">
            <w:rPr>
              <w:lang w:val="en-US"/>
            </w:rPr>
            <w:delText>covid</w:delText>
          </w:r>
        </w:del>
      </w:ins>
      <w:ins w:id="363" w:author="Timo Dahler" w:date="2021-02-03T20:59:00Z">
        <w:r w:rsidR="00EA48FF">
          <w:rPr>
            <w:lang w:val="en-US"/>
          </w:rPr>
          <w:t>COVID-19</w:t>
        </w:r>
      </w:ins>
      <w:ins w:id="364" w:author="Joshua Aizenman" w:date="2021-01-28T13:27:00Z">
        <w:r w:rsidR="00DF12FD">
          <w:rPr>
            <w:lang w:val="en-US"/>
          </w:rPr>
          <w:t xml:space="preserve"> mortality </w:t>
        </w:r>
      </w:ins>
      <w:r w:rsidR="00C71587" w:rsidRPr="002D18CA">
        <w:rPr>
          <w:lang w:val="en-US"/>
        </w:rPr>
        <w:t xml:space="preserve">also capture the </w:t>
      </w:r>
      <w:ins w:id="365" w:author="Joshua Aizenman" w:date="2021-01-28T13:28:00Z">
        <w:del w:id="366" w:author="Timo Dahler" w:date="2021-02-03T21:00:00Z">
          <w:r w:rsidR="00DF12FD" w:rsidDel="00EA48FF">
            <w:rPr>
              <w:lang w:val="en-US"/>
            </w:rPr>
            <w:delText>trend of pandemic</w:delText>
          </w:r>
        </w:del>
      </w:ins>
      <w:ins w:id="367" w:author="Timo Dahler" w:date="2021-02-03T21:00:00Z">
        <w:r w:rsidR="00EA48FF">
          <w:rPr>
            <w:lang w:val="en-US"/>
          </w:rPr>
          <w:t>pandemic trend</w:t>
        </w:r>
      </w:ins>
      <w:ins w:id="368" w:author="Joshua Aizenman" w:date="2021-01-28T13:28:00Z">
        <w:del w:id="369" w:author="Timo Dahler" w:date="2021-02-03T21:00:00Z">
          <w:r w:rsidR="00DF12FD" w:rsidDel="00EA48FF">
            <w:rPr>
              <w:lang w:val="en-US"/>
            </w:rPr>
            <w:delText xml:space="preserve"> </w:delText>
          </w:r>
        </w:del>
      </w:ins>
      <w:del w:id="370" w:author="Timo Dahler" w:date="2021-02-03T21:00:00Z">
        <w:r w:rsidR="00C71587" w:rsidRPr="002D18CA" w:rsidDel="00EA48FF">
          <w:rPr>
            <w:lang w:val="en-US"/>
          </w:rPr>
          <w:delText>human</w:delText>
        </w:r>
      </w:del>
      <w:ins w:id="371" w:author="Joshua Aizenman" w:date="2021-01-28T13:29:00Z">
        <w:r w:rsidR="00DF12FD">
          <w:rPr>
            <w:lang w:val="en-US"/>
          </w:rPr>
          <w:t xml:space="preserve">, possibly impacting </w:t>
        </w:r>
      </w:ins>
      <w:del w:id="372" w:author="Joshua Aizenman" w:date="2021-01-28T13:28:00Z">
        <w:r w:rsidR="00C71587" w:rsidRPr="002D18CA" w:rsidDel="00DF12FD">
          <w:rPr>
            <w:lang w:val="en-US"/>
          </w:rPr>
          <w:delText xml:space="preserve"> toll that </w:delText>
        </w:r>
      </w:del>
      <w:del w:id="373" w:author="Joshua Aizenman" w:date="2021-01-28T13:25:00Z">
        <w:r w:rsidR="00C71587" w:rsidRPr="002D18CA" w:rsidDel="00DF12FD">
          <w:rPr>
            <w:lang w:val="en-US"/>
          </w:rPr>
          <w:delText>had to be paid</w:delText>
        </w:r>
      </w:del>
      <w:del w:id="374" w:author="Joshua Aizenman" w:date="2021-01-28T13:28:00Z">
        <w:r w:rsidR="00C71587" w:rsidRPr="002D18CA" w:rsidDel="00DF12FD">
          <w:rPr>
            <w:lang w:val="en-US"/>
          </w:rPr>
          <w:delText xml:space="preserve"> </w:delText>
        </w:r>
      </w:del>
      <w:del w:id="375" w:author="Joshua Aizenman" w:date="2021-01-28T13:25:00Z">
        <w:r w:rsidR="00C71587" w:rsidRPr="002D18CA" w:rsidDel="00DF12FD">
          <w:rPr>
            <w:lang w:val="en-US"/>
          </w:rPr>
          <w:delText xml:space="preserve">to </w:delText>
        </w:r>
      </w:del>
      <w:del w:id="376" w:author="Joshua Aizenman" w:date="2021-01-28T13:28:00Z">
        <w:r w:rsidR="00C71587" w:rsidRPr="002D18CA" w:rsidDel="00DF12FD">
          <w:rPr>
            <w:lang w:val="en-US"/>
          </w:rPr>
          <w:delText xml:space="preserve">the pandemic and that </w:delText>
        </w:r>
      </w:del>
      <w:del w:id="377" w:author="Joshua Aizenman" w:date="2021-01-28T13:29:00Z">
        <w:r w:rsidR="00C71587" w:rsidRPr="002D18CA" w:rsidDel="00DF12FD">
          <w:rPr>
            <w:lang w:val="en-US"/>
          </w:rPr>
          <w:delText xml:space="preserve">capture </w:delText>
        </w:r>
      </w:del>
      <w:r w:rsidR="00C71587" w:rsidRPr="002D18CA">
        <w:rPr>
          <w:lang w:val="en-US"/>
        </w:rPr>
        <w:t xml:space="preserve">the speed of </w:t>
      </w:r>
      <w:ins w:id="378" w:author="Joshua Aizenman" w:date="2021-01-28T13:29:00Z">
        <w:r w:rsidR="00DF12FD">
          <w:rPr>
            <w:lang w:val="en-US"/>
          </w:rPr>
          <w:t xml:space="preserve">future </w:t>
        </w:r>
      </w:ins>
      <w:r w:rsidR="00C71587" w:rsidRPr="002D18CA">
        <w:rPr>
          <w:lang w:val="en-US"/>
        </w:rPr>
        <w:t>recovery as well as the severity of long</w:t>
      </w:r>
      <w:ins w:id="379" w:author="Joshua Aizenman" w:date="2021-01-28T13:29:00Z">
        <w:r w:rsidR="00DF12FD">
          <w:rPr>
            <w:lang w:val="en-US"/>
          </w:rPr>
          <w:t>er</w:t>
        </w:r>
      </w:ins>
      <w:r w:rsidR="00C71587" w:rsidRPr="002D18CA">
        <w:rPr>
          <w:lang w:val="en-US"/>
        </w:rPr>
        <w:t xml:space="preserve">-term output losses due to </w:t>
      </w:r>
      <w:del w:id="380" w:author="Joshua Aizenman" w:date="2021-01-28T09:25:00Z">
        <w:r w:rsidR="00C71587" w:rsidRPr="002D18CA" w:rsidDel="005624C6">
          <w:rPr>
            <w:lang w:val="en-US"/>
          </w:rPr>
          <w:delText xml:space="preserve">the </w:delText>
        </w:r>
      </w:del>
      <w:ins w:id="381" w:author="Joshua Aizenman" w:date="2021-01-28T09:25:00Z">
        <w:r w:rsidR="005624C6">
          <w:rPr>
            <w:lang w:val="en-US"/>
          </w:rPr>
          <w:t xml:space="preserve">bankruptcies, </w:t>
        </w:r>
      </w:ins>
      <w:ins w:id="382" w:author="Joshua Aizenman" w:date="2021-01-28T09:26:00Z">
        <w:r w:rsidR="005624C6">
          <w:rPr>
            <w:lang w:val="en-US"/>
          </w:rPr>
          <w:t>degradation of human and physical capital</w:t>
        </w:r>
      </w:ins>
      <w:ins w:id="383" w:author="Joshua Aizenman" w:date="2021-01-28T13:29:00Z">
        <w:r w:rsidR="00DF12FD">
          <w:rPr>
            <w:lang w:val="en-US"/>
          </w:rPr>
          <w:t xml:space="preserve">, and </w:t>
        </w:r>
      </w:ins>
      <w:ins w:id="384" w:author="Joshua Aizenman" w:date="2021-01-28T13:30:00Z">
        <w:r w:rsidR="00DF12FD">
          <w:rPr>
            <w:lang w:val="en-US"/>
          </w:rPr>
          <w:t>other social costs</w:t>
        </w:r>
      </w:ins>
      <w:del w:id="385" w:author="Joshua Aizenman" w:date="2021-01-28T09:26:00Z">
        <w:r w:rsidR="00C71587" w:rsidRPr="002D18CA" w:rsidDel="005624C6">
          <w:rPr>
            <w:lang w:val="en-US"/>
          </w:rPr>
          <w:delText>destruction of human capital</w:delText>
        </w:r>
      </w:del>
      <w:r w:rsidR="00C71587" w:rsidRPr="002D18CA">
        <w:rPr>
          <w:lang w:val="en-US"/>
        </w:rPr>
        <w:t xml:space="preserve">. </w:t>
      </w:r>
      <w:r w:rsidR="009845EC">
        <w:rPr>
          <w:lang w:val="en-US"/>
        </w:rPr>
        <w:t>We</w:t>
      </w:r>
      <w:r w:rsidR="00C71587" w:rsidRPr="002D18CA">
        <w:rPr>
          <w:lang w:val="en-US"/>
        </w:rPr>
        <w:t xml:space="preserve"> propose three such variables: </w:t>
      </w:r>
    </w:p>
    <w:p w14:paraId="5AF0A770" w14:textId="7E079DA0" w:rsidR="00C71587" w:rsidRPr="00DF12FD" w:rsidRDefault="00C71587" w:rsidP="00044204">
      <w:pPr>
        <w:pStyle w:val="ListParagraph"/>
        <w:numPr>
          <w:ilvl w:val="0"/>
          <w:numId w:val="14"/>
        </w:numPr>
        <w:rPr>
          <w:b/>
          <w:color w:val="FF0000"/>
          <w:lang w:val="en-US"/>
          <w:rPrChange w:id="386" w:author="Joshua Aizenman" w:date="2021-01-28T13:34:00Z">
            <w:rPr>
              <w:lang w:val="en-US"/>
            </w:rPr>
          </w:rPrChange>
        </w:rPr>
      </w:pPr>
      <w:r w:rsidRPr="00044204">
        <w:rPr>
          <w:lang w:val="en-US"/>
        </w:rPr>
        <w:t xml:space="preserve">a variety of variables related to mortality: the daily new mortality rate </w:t>
      </w:r>
      <w:del w:id="387" w:author="Timo Dahler" w:date="2021-02-03T21:04:00Z">
        <w:r w:rsidRPr="00044204" w:rsidDel="00EA48FF">
          <w:rPr>
            <w:lang w:val="en-US"/>
          </w:rPr>
          <w:delText>(</w:delText>
        </w:r>
      </w:del>
      <w:r w:rsidR="00881951">
        <w:rPr>
          <w:lang w:val="en-US"/>
        </w:rPr>
        <w:t xml:space="preserve">per </w:t>
      </w:r>
      <w:r w:rsidRPr="00044204">
        <w:rPr>
          <w:lang w:val="en-US"/>
        </w:rPr>
        <w:t>1,000,000 population</w:t>
      </w:r>
      <w:del w:id="388" w:author="Timo Dahler" w:date="2021-02-03T21:04:00Z">
        <w:r w:rsidRPr="00044204" w:rsidDel="00EA48FF">
          <w:rPr>
            <w:lang w:val="en-US"/>
          </w:rPr>
          <w:delText>)</w:delText>
        </w:r>
      </w:del>
      <w:r w:rsidRPr="00044204">
        <w:rPr>
          <w:lang w:val="en-US"/>
        </w:rPr>
        <w:t xml:space="preserve"> and the daily new mortality growth rate, the</w:t>
      </w:r>
      <w:ins w:id="389" w:author="Joshua Aizenman" w:date="2021-01-28T13:31:00Z">
        <w:r w:rsidR="00DF12FD">
          <w:rPr>
            <w:lang w:val="en-US"/>
          </w:rPr>
          <w:t xml:space="preserve"> </w:t>
        </w:r>
      </w:ins>
      <w:del w:id="390" w:author="Joshua Aizenman" w:date="2021-01-28T13:33:00Z">
        <w:r w:rsidRPr="00044204" w:rsidDel="00DF12FD">
          <w:rPr>
            <w:lang w:val="en-US"/>
          </w:rPr>
          <w:delText xml:space="preserve"> </w:delText>
        </w:r>
      </w:del>
      <w:del w:id="391" w:author="Timo Dahler" w:date="2021-02-03T21:01:00Z">
        <w:r w:rsidRPr="00DF12FD" w:rsidDel="00EA48FF">
          <w:rPr>
            <w:b/>
            <w:color w:val="FF0000"/>
            <w:lang w:val="en-US"/>
            <w:rPrChange w:id="392" w:author="Joshua Aizenman" w:date="2021-01-28T13:31:00Z">
              <w:rPr>
                <w:lang w:val="en-US"/>
              </w:rPr>
            </w:rPrChange>
          </w:rPr>
          <w:delText>total</w:delText>
        </w:r>
      </w:del>
      <w:ins w:id="393" w:author="Timo Dahler" w:date="2021-02-03T21:01:00Z">
        <w:r w:rsidR="00EA48FF">
          <w:rPr>
            <w:lang w:val="en-US"/>
          </w:rPr>
          <w:t>cumulative</w:t>
        </w:r>
      </w:ins>
      <w:r w:rsidRPr="00DF12FD">
        <w:rPr>
          <w:b/>
          <w:color w:val="FF0000"/>
          <w:lang w:val="en-US"/>
          <w:rPrChange w:id="394" w:author="Joshua Aizenman" w:date="2021-01-28T13:31:00Z">
            <w:rPr>
              <w:lang w:val="en-US"/>
            </w:rPr>
          </w:rPrChange>
        </w:rPr>
        <w:t xml:space="preserve"> </w:t>
      </w:r>
      <w:r w:rsidRPr="00044204">
        <w:rPr>
          <w:lang w:val="en-US"/>
        </w:rPr>
        <w:t xml:space="preserve">mortality rate </w:t>
      </w:r>
      <w:del w:id="395" w:author="Timo Dahler" w:date="2021-02-03T21:04:00Z">
        <w:r w:rsidRPr="00044204" w:rsidDel="00EA48FF">
          <w:rPr>
            <w:lang w:val="en-US"/>
          </w:rPr>
          <w:delText>(</w:delText>
        </w:r>
      </w:del>
      <w:r w:rsidRPr="00044204">
        <w:rPr>
          <w:lang w:val="en-US"/>
        </w:rPr>
        <w:t>per 1,000,000 population</w:t>
      </w:r>
      <w:ins w:id="396" w:author="Timo Dahler" w:date="2021-02-03T21:04:00Z">
        <w:r w:rsidR="00EA48FF">
          <w:rPr>
            <w:lang w:val="en-US"/>
          </w:rPr>
          <w:t xml:space="preserve"> (also called total mortality rate) </w:t>
        </w:r>
      </w:ins>
      <w:del w:id="397" w:author="Timo Dahler" w:date="2021-02-03T21:04:00Z">
        <w:r w:rsidRPr="00044204" w:rsidDel="00EA48FF">
          <w:rPr>
            <w:lang w:val="en-US"/>
          </w:rPr>
          <w:delText xml:space="preserve">) </w:delText>
        </w:r>
      </w:del>
      <w:r w:rsidRPr="00044204">
        <w:rPr>
          <w:lang w:val="en-US"/>
        </w:rPr>
        <w:t xml:space="preserve">and the </w:t>
      </w:r>
      <w:ins w:id="398" w:author="Joshua Aizenman" w:date="2021-01-28T13:32:00Z">
        <w:del w:id="399" w:author="Timo Dahler" w:date="2021-02-03T21:01:00Z">
          <w:r w:rsidR="00DF12FD" w:rsidRPr="00587547" w:rsidDel="00EA48FF">
            <w:rPr>
              <w:b/>
              <w:color w:val="FF0000"/>
              <w:lang w:val="en-US"/>
            </w:rPr>
            <w:delText>total</w:delText>
          </w:r>
        </w:del>
      </w:ins>
      <w:ins w:id="400" w:author="Timo Dahler" w:date="2021-02-03T21:01:00Z">
        <w:r w:rsidR="00EA48FF">
          <w:rPr>
            <w:b/>
            <w:color w:val="FF0000"/>
            <w:lang w:val="en-US"/>
          </w:rPr>
          <w:t>cumulative</w:t>
        </w:r>
      </w:ins>
      <w:ins w:id="401" w:author="Joshua Aizenman" w:date="2021-01-28T13:32:00Z">
        <w:r w:rsidR="00DF12FD" w:rsidRPr="00587547">
          <w:rPr>
            <w:b/>
            <w:color w:val="FF0000"/>
            <w:lang w:val="en-US"/>
          </w:rPr>
          <w:t xml:space="preserve"> </w:t>
        </w:r>
      </w:ins>
      <w:del w:id="402" w:author="Joshua Aizenman" w:date="2021-01-28T13:32:00Z">
        <w:r w:rsidRPr="00044204" w:rsidDel="00DF12FD">
          <w:rPr>
            <w:lang w:val="en-US"/>
          </w:rPr>
          <w:delText xml:space="preserve">total </w:delText>
        </w:r>
      </w:del>
      <w:r w:rsidRPr="00044204">
        <w:rPr>
          <w:lang w:val="en-US"/>
        </w:rPr>
        <w:t>mortality growth rate.</w:t>
      </w:r>
      <w:ins w:id="403" w:author="Joshua Aizenman" w:date="2021-01-28T13:32:00Z">
        <w:r w:rsidR="00DF12FD">
          <w:rPr>
            <w:lang w:val="en-US"/>
          </w:rPr>
          <w:t xml:space="preserve"> </w:t>
        </w:r>
        <w:del w:id="404" w:author="Timo Dahler" w:date="2021-02-03T21:01:00Z">
          <w:r w:rsidR="00DF12FD" w:rsidDel="00EA48FF">
            <w:rPr>
              <w:lang w:val="en-US"/>
            </w:rPr>
            <w:delText xml:space="preserve"> </w:delText>
          </w:r>
          <w:r w:rsidR="00DF12FD" w:rsidRPr="00DF12FD" w:rsidDel="00EA48FF">
            <w:rPr>
              <w:b/>
              <w:color w:val="FF0000"/>
              <w:lang w:val="en-US"/>
              <w:rPrChange w:id="405" w:author="Joshua Aizenman" w:date="2021-01-28T13:34:00Z">
                <w:rPr>
                  <w:lang w:val="en-US"/>
                </w:rPr>
              </w:rPrChange>
            </w:rPr>
            <w:delText xml:space="preserve">Timo: </w:delText>
          </w:r>
        </w:del>
      </w:ins>
      <w:ins w:id="406" w:author="Joshua Aizenman" w:date="2021-01-28T13:33:00Z">
        <w:del w:id="407" w:author="Timo Dahler" w:date="2021-02-03T21:01:00Z">
          <w:r w:rsidR="00DF12FD" w:rsidRPr="00DF12FD" w:rsidDel="00EA48FF">
            <w:rPr>
              <w:b/>
              <w:color w:val="FF0000"/>
              <w:lang w:val="en-US"/>
              <w:rPrChange w:id="408" w:author="Joshua Aizenman" w:date="2021-01-28T13:34:00Z">
                <w:rPr>
                  <w:lang w:val="en-US"/>
                </w:rPr>
              </w:rPrChange>
            </w:rPr>
            <w:delText>please provide the definition of total mortality growth rate. Is it cumulative Covid mortality?</w:delText>
          </w:r>
        </w:del>
      </w:ins>
      <w:ins w:id="409" w:author="Joshua Aizenman" w:date="2021-01-28T13:34:00Z">
        <w:del w:id="410" w:author="Timo Dahler" w:date="2021-02-03T21:01:00Z">
          <w:r w:rsidR="00DF12FD" w:rsidDel="00EA48FF">
            <w:rPr>
              <w:b/>
              <w:color w:val="FF0000"/>
              <w:lang w:val="en-US"/>
            </w:rPr>
            <w:delText xml:space="preserve"> If yes, change total with cumulative Covid mortality, etc…</w:delText>
          </w:r>
        </w:del>
      </w:ins>
    </w:p>
    <w:p w14:paraId="753864BA" w14:textId="7C2536A8" w:rsidR="00C71587" w:rsidRPr="00044204" w:rsidRDefault="00C71587" w:rsidP="00044204">
      <w:pPr>
        <w:pStyle w:val="ListParagraph"/>
        <w:numPr>
          <w:ilvl w:val="0"/>
          <w:numId w:val="14"/>
        </w:numPr>
        <w:rPr>
          <w:lang w:val="en-US"/>
        </w:rPr>
      </w:pPr>
      <w:r w:rsidRPr="00044204">
        <w:rPr>
          <w:lang w:val="en-US"/>
        </w:rPr>
        <w:t>daily growth rates of policy stringency indices, which indicates to what extent governments hindered the free functioning of the economy</w:t>
      </w:r>
      <w:r w:rsidR="00BC650C">
        <w:rPr>
          <w:lang w:val="en-US"/>
        </w:rPr>
        <w:t xml:space="preserve"> and thus proxies for economic activity</w:t>
      </w:r>
    </w:p>
    <w:p w14:paraId="33A1477F" w14:textId="521C74DE" w:rsidR="00006341" w:rsidRPr="00044204" w:rsidRDefault="00C71587" w:rsidP="00044204">
      <w:pPr>
        <w:pStyle w:val="ListParagraph"/>
        <w:numPr>
          <w:ilvl w:val="0"/>
          <w:numId w:val="14"/>
        </w:numPr>
        <w:rPr>
          <w:lang w:val="en-US"/>
        </w:rPr>
      </w:pPr>
      <w:r w:rsidRPr="00044204">
        <w:rPr>
          <w:lang w:val="en-US"/>
        </w:rPr>
        <w:t>daily mobility measure</w:t>
      </w:r>
      <w:r w:rsidR="00881951">
        <w:rPr>
          <w:lang w:val="en-US"/>
        </w:rPr>
        <w:t>s</w:t>
      </w:r>
      <w:r w:rsidRPr="00044204">
        <w:rPr>
          <w:lang w:val="en-US"/>
        </w:rPr>
        <w:t xml:space="preserve">, which </w:t>
      </w:r>
      <w:r w:rsidR="00881951">
        <w:rPr>
          <w:lang w:val="en-US"/>
        </w:rPr>
        <w:t>proxy</w:t>
      </w:r>
      <w:r w:rsidRPr="00044204">
        <w:rPr>
          <w:lang w:val="en-US"/>
        </w:rPr>
        <w:t xml:space="preserve"> for economic activity </w:t>
      </w:r>
    </w:p>
    <w:p w14:paraId="14C8D5F6" w14:textId="63B52181" w:rsidR="004D5981" w:rsidRPr="002D18CA" w:rsidRDefault="009C4FA5" w:rsidP="009845EC">
      <w:pPr>
        <w:pStyle w:val="Heading3"/>
      </w:pPr>
      <w:bookmarkStart w:id="411" w:name="_Ref62073128"/>
      <w:bookmarkStart w:id="412" w:name="_Toc62486906"/>
      <w:r w:rsidRPr="009845EC">
        <w:t>Data</w:t>
      </w:r>
      <w:bookmarkEnd w:id="411"/>
      <w:bookmarkEnd w:id="412"/>
    </w:p>
    <w:p w14:paraId="5E84669A" w14:textId="77777777" w:rsidR="004D5981" w:rsidRPr="002D18CA" w:rsidRDefault="00006341" w:rsidP="009845EC">
      <w:pPr>
        <w:rPr>
          <w:lang w:val="en-US"/>
        </w:rPr>
      </w:pPr>
      <w:r w:rsidRPr="002D18CA">
        <w:rPr>
          <w:lang w:val="en-US"/>
        </w:rPr>
        <w:t xml:space="preserve">Specifically, we </w:t>
      </w:r>
      <w:r w:rsidR="004D5981" w:rsidRPr="002D18CA">
        <w:rPr>
          <w:lang w:val="en-US"/>
        </w:rPr>
        <w:t xml:space="preserve">use the following data and variable definitions: </w:t>
      </w:r>
    </w:p>
    <w:p w14:paraId="5F96326D" w14:textId="77777777" w:rsidR="004D5981" w:rsidRPr="002D18CA" w:rsidRDefault="004D5981" w:rsidP="009845EC">
      <w:pPr>
        <w:rPr>
          <w:lang w:val="en-US"/>
        </w:rPr>
      </w:pPr>
    </w:p>
    <w:p w14:paraId="6F6CD844" w14:textId="59BFA209" w:rsidR="00201614" w:rsidRPr="009845EC" w:rsidRDefault="00201614" w:rsidP="009845EC">
      <w:pPr>
        <w:pStyle w:val="ListParagraph"/>
        <w:numPr>
          <w:ilvl w:val="0"/>
          <w:numId w:val="15"/>
        </w:numPr>
        <w:rPr>
          <w:rFonts w:asciiTheme="minorHAnsi" w:hAnsiTheme="minorHAnsi" w:cstheme="minorHAnsi"/>
          <w:lang w:val="en-US"/>
        </w:rPr>
      </w:pPr>
      <w:r w:rsidRPr="009845EC">
        <w:rPr>
          <w:rFonts w:asciiTheme="minorHAnsi" w:hAnsiTheme="minorHAnsi" w:cstheme="minorHAnsi"/>
          <w:i/>
          <w:iCs/>
          <w:lang w:val="en-US"/>
        </w:rPr>
        <w:t>Deaths</w:t>
      </w:r>
      <w:r w:rsidRPr="009845EC">
        <w:rPr>
          <w:rFonts w:asciiTheme="minorHAnsi" w:hAnsiTheme="minorHAnsi" w:cstheme="minorHAnsi"/>
          <w:lang w:val="en-US"/>
        </w:rPr>
        <w:t xml:space="preserve">. We use daily deaths per country reported by the </w:t>
      </w:r>
      <w:r w:rsidR="009845EC">
        <w:rPr>
          <w:rFonts w:asciiTheme="minorHAnsi" w:hAnsiTheme="minorHAnsi" w:cstheme="minorHAnsi"/>
          <w:lang w:val="en-US"/>
        </w:rPr>
        <w:t>Center for Systems Science and Engineering at Johns Hopkins University (JHU</w:t>
      </w:r>
      <w:r w:rsidRPr="009845EC">
        <w:rPr>
          <w:rFonts w:asciiTheme="minorHAnsi" w:hAnsiTheme="minorHAnsi" w:cstheme="minorHAnsi"/>
          <w:lang w:val="en-US"/>
        </w:rPr>
        <w:t xml:space="preserve"> CSSE</w:t>
      </w:r>
      <w:r w:rsidR="009845EC">
        <w:rPr>
          <w:rFonts w:asciiTheme="minorHAnsi" w:hAnsiTheme="minorHAnsi" w:cstheme="minorHAnsi"/>
          <w:lang w:val="en-US"/>
        </w:rPr>
        <w:t>)</w:t>
      </w:r>
      <w:r w:rsidRPr="009845EC">
        <w:rPr>
          <w:rFonts w:asciiTheme="minorHAnsi" w:hAnsiTheme="minorHAnsi" w:cstheme="minorHAnsi"/>
          <w:lang w:val="en-US"/>
        </w:rPr>
        <w:t>. Counts include confirmed and probabl</w:t>
      </w:r>
      <w:r w:rsidR="00881951">
        <w:rPr>
          <w:rFonts w:asciiTheme="minorHAnsi" w:hAnsiTheme="minorHAnsi" w:cstheme="minorHAnsi"/>
          <w:lang w:val="en-US"/>
        </w:rPr>
        <w:t>e</w:t>
      </w:r>
      <w:r w:rsidRPr="009845EC">
        <w:rPr>
          <w:rFonts w:asciiTheme="minorHAnsi" w:hAnsiTheme="minorHAnsi" w:cstheme="minorHAnsi"/>
          <w:lang w:val="en-US"/>
        </w:rPr>
        <w:t xml:space="preserve"> where reported. </w:t>
      </w:r>
    </w:p>
    <w:p w14:paraId="3DB192CD" w14:textId="44ACD808" w:rsidR="00201614" w:rsidRPr="009845EC" w:rsidRDefault="00201614" w:rsidP="009845EC">
      <w:pPr>
        <w:pStyle w:val="ListParagraph"/>
        <w:numPr>
          <w:ilvl w:val="0"/>
          <w:numId w:val="15"/>
        </w:numPr>
        <w:rPr>
          <w:rFonts w:asciiTheme="minorHAnsi" w:hAnsiTheme="minorHAnsi" w:cstheme="minorHAnsi"/>
          <w:lang w:val="en-US"/>
        </w:rPr>
      </w:pPr>
      <w:r w:rsidRPr="009845EC">
        <w:rPr>
          <w:rFonts w:asciiTheme="minorHAnsi" w:hAnsiTheme="minorHAnsi" w:cstheme="minorHAnsi"/>
          <w:i/>
          <w:iCs/>
          <w:lang w:val="en-US"/>
        </w:rPr>
        <w:lastRenderedPageBreak/>
        <w:t>Mobility</w:t>
      </w:r>
      <w:r w:rsidRPr="009845EC">
        <w:rPr>
          <w:rFonts w:asciiTheme="minorHAnsi" w:hAnsiTheme="minorHAnsi" w:cstheme="minorHAnsi"/>
          <w:lang w:val="en-US"/>
        </w:rPr>
        <w:t>. We use the daily</w:t>
      </w:r>
      <w:r w:rsidR="0025061C">
        <w:rPr>
          <w:rFonts w:asciiTheme="minorHAnsi" w:hAnsiTheme="minorHAnsi" w:cstheme="minorHAnsi"/>
          <w:lang w:val="en-US"/>
        </w:rPr>
        <w:t xml:space="preserve"> driving</w:t>
      </w:r>
      <w:r w:rsidRPr="009845EC">
        <w:rPr>
          <w:rFonts w:asciiTheme="minorHAnsi" w:hAnsiTheme="minorHAnsi" w:cstheme="minorHAnsi"/>
          <w:lang w:val="en-US"/>
        </w:rPr>
        <w:t xml:space="preserve"> routing requests per country reported by Apple</w:t>
      </w:r>
      <w:r w:rsidR="00BC650C">
        <w:rPr>
          <w:rFonts w:asciiTheme="minorHAnsi" w:hAnsiTheme="minorHAnsi" w:cstheme="minorHAnsi"/>
          <w:lang w:val="en-US"/>
        </w:rPr>
        <w:t>.</w:t>
      </w:r>
    </w:p>
    <w:p w14:paraId="6059A41A" w14:textId="0329AE92" w:rsidR="00201614" w:rsidRPr="009845EC" w:rsidRDefault="00201614" w:rsidP="009845EC">
      <w:pPr>
        <w:pStyle w:val="ListParagraph"/>
        <w:numPr>
          <w:ilvl w:val="0"/>
          <w:numId w:val="15"/>
        </w:numPr>
        <w:rPr>
          <w:rFonts w:asciiTheme="minorHAnsi" w:hAnsiTheme="minorHAnsi" w:cstheme="minorHAnsi"/>
          <w:lang w:val="en-US"/>
        </w:rPr>
      </w:pPr>
      <w:r w:rsidRPr="009845EC">
        <w:rPr>
          <w:rFonts w:asciiTheme="minorHAnsi" w:hAnsiTheme="minorHAnsi" w:cstheme="minorHAnsi"/>
          <w:i/>
          <w:iCs/>
          <w:lang w:val="en-US"/>
        </w:rPr>
        <w:t>Stringency Index</w:t>
      </w:r>
      <w:ins w:id="413" w:author="Timo Dahler" w:date="2021-02-03T21:12:00Z">
        <w:r w:rsidR="008D677D">
          <w:rPr>
            <w:rFonts w:asciiTheme="minorHAnsi" w:hAnsiTheme="minorHAnsi" w:cstheme="minorHAnsi"/>
            <w:i/>
            <w:iCs/>
            <w:lang w:val="en-US"/>
          </w:rPr>
          <w:t xml:space="preserve"> SI</w:t>
        </w:r>
      </w:ins>
      <w:r w:rsidRPr="009845EC">
        <w:rPr>
          <w:rFonts w:asciiTheme="minorHAnsi" w:hAnsiTheme="minorHAnsi" w:cstheme="minorHAnsi"/>
          <w:i/>
          <w:iCs/>
          <w:lang w:val="en-US"/>
        </w:rPr>
        <w:t>.</w:t>
      </w:r>
      <w:r w:rsidRPr="009845EC">
        <w:rPr>
          <w:rFonts w:asciiTheme="minorHAnsi" w:hAnsiTheme="minorHAnsi" w:cstheme="minorHAnsi"/>
          <w:lang w:val="en-US"/>
        </w:rPr>
        <w:t xml:space="preserve"> We use the Oxford COVID-19 Government Response Tracker which </w:t>
      </w:r>
      <w:r w:rsidR="0025061C">
        <w:rPr>
          <w:rFonts w:asciiTheme="minorHAnsi" w:hAnsiTheme="minorHAnsi" w:cstheme="minorHAnsi"/>
          <w:lang w:val="en-US"/>
        </w:rPr>
        <w:t>measures</w:t>
      </w:r>
      <w:r w:rsidRPr="009845EC">
        <w:rPr>
          <w:rFonts w:asciiTheme="minorHAnsi" w:hAnsiTheme="minorHAnsi" w:cstheme="minorHAnsi"/>
          <w:lang w:val="en-US"/>
        </w:rPr>
        <w:t xml:space="preserve"> the strictness of lockdown policies that primarily restrict people’s behavior</w:t>
      </w:r>
      <w:r w:rsidR="0025061C">
        <w:rPr>
          <w:rFonts w:asciiTheme="minorHAnsi" w:hAnsiTheme="minorHAnsi" w:cstheme="minorHAnsi"/>
          <w:lang w:val="en-US"/>
        </w:rPr>
        <w:t xml:space="preserve">. </w:t>
      </w:r>
    </w:p>
    <w:p w14:paraId="69F96D48" w14:textId="0F3EAE64" w:rsidR="00201614" w:rsidRPr="00561320" w:rsidRDefault="00201614" w:rsidP="00561320">
      <w:pPr>
        <w:pStyle w:val="ListParagraph"/>
        <w:numPr>
          <w:ilvl w:val="0"/>
          <w:numId w:val="15"/>
        </w:numPr>
        <w:rPr>
          <w:rFonts w:asciiTheme="minorHAnsi" w:hAnsiTheme="minorHAnsi" w:cstheme="minorHAnsi"/>
          <w:lang w:val="en-US"/>
        </w:rPr>
        <w:pPrChange w:id="414" w:author="Timo Dahler" w:date="2021-02-03T21:05:00Z">
          <w:pPr>
            <w:pStyle w:val="ListParagraph"/>
          </w:pPr>
        </w:pPrChange>
      </w:pPr>
      <w:r w:rsidRPr="009845EC">
        <w:rPr>
          <w:rFonts w:asciiTheme="minorHAnsi" w:hAnsiTheme="minorHAnsi" w:cstheme="minorHAnsi"/>
          <w:i/>
          <w:iCs/>
          <w:lang w:val="en-US"/>
        </w:rPr>
        <w:t>ECB Policy Dummy. Fed Policy Dummy. Fiscal Policy Dummy.</w:t>
      </w:r>
      <w:r w:rsidRPr="009845EC">
        <w:rPr>
          <w:rFonts w:asciiTheme="minorHAnsi" w:hAnsiTheme="minorHAnsi" w:cstheme="minorHAnsi"/>
          <w:lang w:val="en-US"/>
        </w:rPr>
        <w:t xml:space="preserve"> Daily fiscal and monetary policy announcements. These were collected for individual countries, for the European Central Bank, and for the Federal Reserve. These columns capture whether or not an action or proposal was made by a given institution</w:t>
      </w:r>
      <w:r w:rsidR="0025061C">
        <w:rPr>
          <w:rFonts w:asciiTheme="minorHAnsi" w:hAnsiTheme="minorHAnsi" w:cstheme="minorHAnsi"/>
          <w:lang w:val="en-US"/>
        </w:rPr>
        <w:t>/country</w:t>
      </w:r>
      <w:r w:rsidRPr="009845EC">
        <w:rPr>
          <w:rFonts w:asciiTheme="minorHAnsi" w:hAnsiTheme="minorHAnsi" w:cstheme="minorHAnsi"/>
          <w:lang w:val="en-US"/>
        </w:rPr>
        <w:t xml:space="preserve"> on a specific date</w:t>
      </w:r>
      <w:r w:rsidR="0025061C">
        <w:rPr>
          <w:rFonts w:asciiTheme="minorHAnsi" w:hAnsiTheme="minorHAnsi" w:cstheme="minorHAnsi"/>
          <w:lang w:val="en-US"/>
        </w:rPr>
        <w:t xml:space="preserve">. </w:t>
      </w:r>
      <w:r w:rsidRPr="009845EC">
        <w:rPr>
          <w:rFonts w:asciiTheme="minorHAnsi" w:hAnsiTheme="minorHAnsi" w:cstheme="minorHAnsi"/>
          <w:lang w:val="en-US"/>
        </w:rPr>
        <w:t>A row is coded as “1” if the date corresponded with the announcement of at least one key policy. With the exception of the Federal Reserve (whose major announcements related to reductions in the interest rate along with fiscal spending), we restricted our analysis of key fiscal policies to those which provided “millions” or “</w:t>
      </w:r>
      <w:proofErr w:type="gramStart"/>
      <w:r w:rsidRPr="009845EC">
        <w:rPr>
          <w:rFonts w:asciiTheme="minorHAnsi" w:hAnsiTheme="minorHAnsi" w:cstheme="minorHAnsi"/>
          <w:lang w:val="en-US"/>
        </w:rPr>
        <w:t>billions”</w:t>
      </w:r>
      <w:proofErr w:type="gramEnd"/>
      <w:r w:rsidRPr="009845EC">
        <w:rPr>
          <w:rFonts w:asciiTheme="minorHAnsi" w:hAnsiTheme="minorHAnsi" w:cstheme="minorHAnsi"/>
          <w:lang w:val="en-US"/>
        </w:rPr>
        <w:t xml:space="preserve"> of local currency </w:t>
      </w:r>
      <w:r w:rsidRPr="00561320">
        <w:rPr>
          <w:rFonts w:asciiTheme="minorHAnsi" w:hAnsiTheme="minorHAnsi" w:cstheme="minorHAnsi"/>
          <w:lang w:val="en-US"/>
        </w:rPr>
        <w:t xml:space="preserve">units in spending. </w:t>
      </w:r>
      <w:r w:rsidR="0025061C" w:rsidRPr="00561320">
        <w:rPr>
          <w:rFonts w:asciiTheme="minorHAnsi" w:hAnsiTheme="minorHAnsi" w:cstheme="minorHAnsi"/>
          <w:lang w:val="en-US"/>
        </w:rPr>
        <w:t>The drawback is that this measure does not show the size or number of policies on any given day. However, such a measure is not available on a consistent basis across countries.</w:t>
      </w:r>
      <w:r w:rsidR="006C1968" w:rsidRPr="002D18CA">
        <w:rPr>
          <w:rStyle w:val="FootnoteReference"/>
          <w:rFonts w:asciiTheme="minorHAnsi" w:hAnsiTheme="minorHAnsi" w:cstheme="minorHAnsi"/>
          <w:lang w:val="en-US"/>
        </w:rPr>
        <w:footnoteReference w:id="4"/>
      </w:r>
      <w:r w:rsidR="00BC650C" w:rsidRPr="00561320">
        <w:rPr>
          <w:rFonts w:asciiTheme="minorHAnsi" w:hAnsiTheme="minorHAnsi" w:cstheme="minorHAnsi"/>
          <w:lang w:val="en-US"/>
        </w:rPr>
        <w:t xml:space="preserve"> </w:t>
      </w:r>
    </w:p>
    <w:p w14:paraId="20E25C51" w14:textId="77777777" w:rsidR="00201614" w:rsidRPr="009845EC" w:rsidRDefault="00201614" w:rsidP="009845EC">
      <w:pPr>
        <w:pStyle w:val="ListParagraph"/>
        <w:numPr>
          <w:ilvl w:val="0"/>
          <w:numId w:val="15"/>
        </w:numPr>
        <w:rPr>
          <w:rFonts w:asciiTheme="minorHAnsi" w:hAnsiTheme="minorHAnsi" w:cstheme="minorHAnsi"/>
          <w:lang w:val="en-US"/>
        </w:rPr>
      </w:pPr>
      <w:r w:rsidRPr="009845EC">
        <w:rPr>
          <w:rFonts w:asciiTheme="minorHAnsi" w:hAnsiTheme="minorHAnsi" w:cstheme="minorHAnsi"/>
          <w:i/>
          <w:iCs/>
          <w:lang w:val="en-US"/>
        </w:rPr>
        <w:t xml:space="preserve">External Debt. </w:t>
      </w:r>
      <w:r w:rsidRPr="009845EC">
        <w:rPr>
          <w:rFonts w:asciiTheme="minorHAnsi" w:hAnsiTheme="minorHAnsi" w:cstheme="minorHAnsi"/>
          <w:lang w:val="en-US"/>
        </w:rPr>
        <w:t>We use the total external and private sector debt stock as a share of GDP as reported by the World Bank. The data is yearly.</w:t>
      </w:r>
    </w:p>
    <w:p w14:paraId="26FC5E41" w14:textId="77777777" w:rsidR="00201614" w:rsidRPr="009845EC" w:rsidRDefault="00201614" w:rsidP="009845EC">
      <w:pPr>
        <w:pStyle w:val="ListParagraph"/>
        <w:numPr>
          <w:ilvl w:val="0"/>
          <w:numId w:val="15"/>
        </w:numPr>
        <w:rPr>
          <w:rFonts w:asciiTheme="minorHAnsi" w:hAnsiTheme="minorHAnsi" w:cstheme="minorHAnsi"/>
          <w:lang w:val="en-US"/>
        </w:rPr>
      </w:pPr>
      <w:r w:rsidRPr="009845EC">
        <w:rPr>
          <w:rFonts w:asciiTheme="minorHAnsi" w:hAnsiTheme="minorHAnsi" w:cstheme="minorHAnsi"/>
          <w:i/>
          <w:iCs/>
          <w:lang w:val="en-US"/>
        </w:rPr>
        <w:t xml:space="preserve">Debt owed to China. </w:t>
      </w:r>
      <w:r w:rsidRPr="009845EC">
        <w:rPr>
          <w:rFonts w:asciiTheme="minorHAnsi" w:hAnsiTheme="minorHAnsi" w:cstheme="minorHAnsi"/>
          <w:lang w:val="en-US"/>
        </w:rPr>
        <w:t xml:space="preserve">We use the estimated total external debt stock owed to China in current USD as a share of the debtor GDP as reported by Horn et al. (2019). The data is reported yearly up to 2018 so that we used the most recent yearly values for cross-country variance. </w:t>
      </w:r>
    </w:p>
    <w:p w14:paraId="3AB89A63" w14:textId="2CB11330" w:rsidR="00201614" w:rsidRPr="009845EC" w:rsidRDefault="00201614" w:rsidP="009845EC">
      <w:pPr>
        <w:pStyle w:val="ListParagraph"/>
        <w:numPr>
          <w:ilvl w:val="0"/>
          <w:numId w:val="15"/>
        </w:numPr>
        <w:rPr>
          <w:rFonts w:asciiTheme="minorHAnsi" w:hAnsiTheme="minorHAnsi" w:cstheme="minorHAnsi"/>
          <w:i/>
          <w:iCs/>
          <w:lang w:val="en-US"/>
        </w:rPr>
      </w:pPr>
      <w:r w:rsidRPr="009845EC">
        <w:rPr>
          <w:rFonts w:asciiTheme="minorHAnsi" w:hAnsiTheme="minorHAnsi" w:cstheme="minorHAnsi"/>
          <w:i/>
          <w:iCs/>
          <w:lang w:val="en-US"/>
        </w:rPr>
        <w:t xml:space="preserve">Oil price income effect. </w:t>
      </w:r>
      <w:r w:rsidRPr="009845EC">
        <w:rPr>
          <w:rFonts w:asciiTheme="minorHAnsi" w:hAnsiTheme="minorHAnsi" w:cstheme="minorHAnsi"/>
          <w:lang w:val="en-US"/>
        </w:rPr>
        <w:t xml:space="preserve">This is a compound variable that is calculated </w:t>
      </w:r>
      <w:r w:rsidR="00BC650C">
        <w:rPr>
          <w:rFonts w:asciiTheme="minorHAnsi" w:hAnsiTheme="minorHAnsi" w:cstheme="minorHAnsi"/>
          <w:lang w:val="en-US"/>
        </w:rPr>
        <w:t>daily as</w:t>
      </w:r>
      <w:r w:rsidRPr="009845EC">
        <w:rPr>
          <w:rFonts w:asciiTheme="minorHAnsi" w:hAnsiTheme="minorHAnsi" w:cstheme="minorHAnsi"/>
          <w:lang w:val="en-US"/>
        </w:rPr>
        <w:t>: Daily Oil price * [(Oil share of exports * Export share of GDP) – (Oil share of imports * Import share of GDP)]. The daily oil price data is for Brent as reported by Eikon Refinitiv. The data for export and import shares of GDP are from the World Bank. The data for oil</w:t>
      </w:r>
      <w:r w:rsidR="0025061C">
        <w:rPr>
          <w:rFonts w:asciiTheme="minorHAnsi" w:hAnsiTheme="minorHAnsi" w:cstheme="minorHAnsi"/>
          <w:lang w:val="en-US"/>
        </w:rPr>
        <w:t xml:space="preserve"> export and</w:t>
      </w:r>
      <w:r w:rsidRPr="009845EC">
        <w:rPr>
          <w:rFonts w:asciiTheme="minorHAnsi" w:hAnsiTheme="minorHAnsi" w:cstheme="minorHAnsi"/>
          <w:lang w:val="en-US"/>
        </w:rPr>
        <w:t xml:space="preserve"> import shares are </w:t>
      </w:r>
      <w:r w:rsidR="0025061C">
        <w:rPr>
          <w:rFonts w:asciiTheme="minorHAnsi" w:hAnsiTheme="minorHAnsi" w:cstheme="minorHAnsi"/>
          <w:lang w:val="en-US"/>
        </w:rPr>
        <w:t>from</w:t>
      </w:r>
      <w:r w:rsidRPr="009845EC">
        <w:rPr>
          <w:rFonts w:asciiTheme="minorHAnsi" w:hAnsiTheme="minorHAnsi" w:cstheme="minorHAnsi"/>
          <w:lang w:val="en-US"/>
        </w:rPr>
        <w:t xml:space="preserve"> the International </w:t>
      </w:r>
      <w:r w:rsidR="0025061C">
        <w:rPr>
          <w:rFonts w:asciiTheme="minorHAnsi" w:hAnsiTheme="minorHAnsi" w:cstheme="minorHAnsi"/>
          <w:lang w:val="en-US"/>
        </w:rPr>
        <w:t>Tra</w:t>
      </w:r>
      <w:r w:rsidR="00BC650C">
        <w:rPr>
          <w:rFonts w:asciiTheme="minorHAnsi" w:hAnsiTheme="minorHAnsi" w:cstheme="minorHAnsi"/>
          <w:lang w:val="en-US"/>
        </w:rPr>
        <w:t>d</w:t>
      </w:r>
      <w:r w:rsidR="0025061C">
        <w:rPr>
          <w:rFonts w:asciiTheme="minorHAnsi" w:hAnsiTheme="minorHAnsi" w:cstheme="minorHAnsi"/>
          <w:lang w:val="en-US"/>
        </w:rPr>
        <w:t>e</w:t>
      </w:r>
      <w:r w:rsidRPr="009845EC">
        <w:rPr>
          <w:rFonts w:asciiTheme="minorHAnsi" w:hAnsiTheme="minorHAnsi" w:cstheme="minorHAnsi"/>
          <w:lang w:val="en-US"/>
        </w:rPr>
        <w:t xml:space="preserve"> Center</w:t>
      </w:r>
      <w:r w:rsidR="0025061C">
        <w:rPr>
          <w:rFonts w:asciiTheme="minorHAnsi" w:hAnsiTheme="minorHAnsi" w:cstheme="minorHAnsi"/>
          <w:lang w:val="en-US"/>
        </w:rPr>
        <w:t xml:space="preserve"> (ITC)</w:t>
      </w:r>
      <w:r w:rsidRPr="009845EC">
        <w:rPr>
          <w:rFonts w:asciiTheme="minorHAnsi" w:hAnsiTheme="minorHAnsi" w:cstheme="minorHAnsi"/>
          <w:lang w:val="en-US"/>
        </w:rPr>
        <w:t>.</w:t>
      </w:r>
    </w:p>
    <w:p w14:paraId="57079956" w14:textId="09F6C283" w:rsidR="00201614" w:rsidRPr="009845EC" w:rsidRDefault="00201614" w:rsidP="009845EC">
      <w:pPr>
        <w:pStyle w:val="ListParagraph"/>
        <w:numPr>
          <w:ilvl w:val="0"/>
          <w:numId w:val="15"/>
        </w:numPr>
        <w:rPr>
          <w:rFonts w:asciiTheme="minorHAnsi" w:hAnsiTheme="minorHAnsi" w:cstheme="minorHAnsi"/>
          <w:lang w:val="en-US"/>
        </w:rPr>
      </w:pPr>
      <w:r w:rsidRPr="009845EC">
        <w:rPr>
          <w:rFonts w:asciiTheme="minorHAnsi" w:hAnsiTheme="minorHAnsi" w:cstheme="minorHAnsi"/>
          <w:i/>
          <w:iCs/>
          <w:lang w:val="en-US"/>
        </w:rPr>
        <w:t>International reserves.</w:t>
      </w:r>
      <w:r w:rsidRPr="009845EC">
        <w:rPr>
          <w:rFonts w:asciiTheme="minorHAnsi" w:hAnsiTheme="minorHAnsi" w:cstheme="minorHAnsi"/>
          <w:lang w:val="en-US"/>
        </w:rPr>
        <w:t xml:space="preserve"> International reserves in current USD as reported by the IMF. Data is monthly. </w:t>
      </w:r>
    </w:p>
    <w:p w14:paraId="59925C1F" w14:textId="5A90C4A6" w:rsidR="00201614" w:rsidRPr="009845EC" w:rsidRDefault="00201614" w:rsidP="009845EC">
      <w:pPr>
        <w:pStyle w:val="ListParagraph"/>
        <w:numPr>
          <w:ilvl w:val="0"/>
          <w:numId w:val="15"/>
        </w:numPr>
        <w:rPr>
          <w:rFonts w:asciiTheme="minorHAnsi" w:hAnsiTheme="minorHAnsi" w:cstheme="minorHAnsi"/>
          <w:i/>
          <w:iCs/>
          <w:lang w:val="en-US"/>
        </w:rPr>
      </w:pPr>
      <w:r w:rsidRPr="009845EC">
        <w:rPr>
          <w:rFonts w:asciiTheme="minorHAnsi" w:hAnsiTheme="minorHAnsi" w:cstheme="minorHAnsi"/>
          <w:i/>
          <w:iCs/>
          <w:lang w:val="en-US"/>
        </w:rPr>
        <w:t xml:space="preserve">Sovereign Wealth Fund Volume. </w:t>
      </w:r>
      <w:r w:rsidRPr="009845EC">
        <w:rPr>
          <w:rFonts w:asciiTheme="minorHAnsi" w:hAnsiTheme="minorHAnsi" w:cstheme="minorHAnsi"/>
          <w:lang w:val="en-US"/>
        </w:rPr>
        <w:t>Sovereign wealth fund volume in current USD as reported by PWC. Data is yearly.</w:t>
      </w:r>
      <w:r w:rsidRPr="009845EC">
        <w:rPr>
          <w:rFonts w:asciiTheme="minorHAnsi" w:hAnsiTheme="minorHAnsi" w:cstheme="minorHAnsi"/>
          <w:i/>
          <w:iCs/>
          <w:lang w:val="en-US"/>
        </w:rPr>
        <w:t xml:space="preserve"> </w:t>
      </w:r>
    </w:p>
    <w:p w14:paraId="5EE4EFF8" w14:textId="6F240623" w:rsidR="00201614" w:rsidRPr="009845EC" w:rsidRDefault="00201614" w:rsidP="009845EC">
      <w:pPr>
        <w:pStyle w:val="ListParagraph"/>
        <w:numPr>
          <w:ilvl w:val="0"/>
          <w:numId w:val="15"/>
        </w:numPr>
        <w:rPr>
          <w:rFonts w:asciiTheme="minorHAnsi" w:hAnsiTheme="minorHAnsi" w:cstheme="minorHAnsi"/>
          <w:i/>
          <w:iCs/>
          <w:lang w:val="en-US"/>
        </w:rPr>
      </w:pPr>
      <w:r w:rsidRPr="009845EC">
        <w:rPr>
          <w:rFonts w:asciiTheme="minorHAnsi" w:hAnsiTheme="minorHAnsi" w:cstheme="minorHAnsi"/>
          <w:i/>
          <w:iCs/>
          <w:lang w:val="en-US"/>
        </w:rPr>
        <w:t>Rapid Financing Instrument</w:t>
      </w:r>
      <w:r w:rsidRPr="009845EC">
        <w:rPr>
          <w:rFonts w:asciiTheme="minorHAnsi" w:hAnsiTheme="minorHAnsi" w:cstheme="minorHAnsi"/>
          <w:lang w:val="en-US"/>
        </w:rPr>
        <w:t>. Approved rapid financing instrument from the IMF as share of recipient country’s GDP.</w:t>
      </w:r>
      <w:r w:rsidR="00C55D05" w:rsidRPr="002D18CA">
        <w:rPr>
          <w:rStyle w:val="FootnoteReference"/>
          <w:rFonts w:asciiTheme="minorHAnsi" w:hAnsiTheme="minorHAnsi" w:cstheme="minorHAnsi"/>
          <w:lang w:val="en-US"/>
        </w:rPr>
        <w:footnoteReference w:id="5"/>
      </w:r>
    </w:p>
    <w:p w14:paraId="0EDB4D41" w14:textId="6CA88414" w:rsidR="00006341" w:rsidRPr="009845EC" w:rsidRDefault="00006341" w:rsidP="009845EC">
      <w:pPr>
        <w:pStyle w:val="ListParagraph"/>
        <w:numPr>
          <w:ilvl w:val="0"/>
          <w:numId w:val="15"/>
        </w:numPr>
        <w:rPr>
          <w:rFonts w:asciiTheme="minorHAnsi" w:hAnsiTheme="minorHAnsi" w:cstheme="minorHAnsi"/>
          <w:i/>
          <w:iCs/>
          <w:lang w:val="en-US"/>
        </w:rPr>
      </w:pPr>
      <w:r w:rsidRPr="009845EC">
        <w:rPr>
          <w:rFonts w:asciiTheme="minorHAnsi" w:hAnsiTheme="minorHAnsi" w:cstheme="minorHAnsi"/>
          <w:i/>
          <w:iCs/>
          <w:lang w:val="en-US"/>
        </w:rPr>
        <w:t xml:space="preserve">Swap line </w:t>
      </w:r>
      <w:r w:rsidR="00B560F4">
        <w:rPr>
          <w:rFonts w:asciiTheme="minorHAnsi" w:hAnsiTheme="minorHAnsi" w:cstheme="minorHAnsi"/>
          <w:i/>
          <w:iCs/>
          <w:lang w:val="en-US"/>
        </w:rPr>
        <w:t>activation</w:t>
      </w:r>
      <w:r w:rsidRPr="009845EC">
        <w:rPr>
          <w:rFonts w:asciiTheme="minorHAnsi" w:hAnsiTheme="minorHAnsi" w:cstheme="minorHAnsi"/>
          <w:i/>
          <w:iCs/>
          <w:lang w:val="en-US"/>
        </w:rPr>
        <w:t xml:space="preserve">. </w:t>
      </w:r>
      <w:r w:rsidRPr="009845EC">
        <w:rPr>
          <w:rFonts w:asciiTheme="minorHAnsi" w:hAnsiTheme="minorHAnsi" w:cstheme="minorHAnsi"/>
          <w:lang w:val="en-US"/>
        </w:rPr>
        <w:t>Measures the activation of a swap line with the Fed</w:t>
      </w:r>
      <w:r w:rsidRPr="009845EC">
        <w:rPr>
          <w:rFonts w:asciiTheme="minorHAnsi" w:hAnsiTheme="minorHAnsi" w:cstheme="minorHAnsi"/>
          <w:i/>
          <w:iCs/>
          <w:lang w:val="en-US"/>
        </w:rPr>
        <w:t>.</w:t>
      </w:r>
      <w:r w:rsidRPr="009845EC">
        <w:rPr>
          <w:rFonts w:asciiTheme="minorHAnsi" w:hAnsiTheme="minorHAnsi" w:cstheme="minorHAnsi"/>
          <w:lang w:val="en-US"/>
        </w:rPr>
        <w:t xml:space="preserve"> Data is from </w:t>
      </w:r>
      <w:proofErr w:type="spellStart"/>
      <w:r w:rsidR="00BC650C">
        <w:rPr>
          <w:rFonts w:asciiTheme="minorHAnsi" w:hAnsiTheme="minorHAnsi" w:cstheme="minorHAnsi"/>
          <w:lang w:val="en-US"/>
        </w:rPr>
        <w:t>Bahaj</w:t>
      </w:r>
      <w:proofErr w:type="spellEnd"/>
      <w:r w:rsidRPr="009845EC">
        <w:rPr>
          <w:rFonts w:asciiTheme="minorHAnsi" w:hAnsiTheme="minorHAnsi" w:cstheme="minorHAnsi"/>
          <w:lang w:val="en-US"/>
        </w:rPr>
        <w:t xml:space="preserve"> &amp; Reis (2020).</w:t>
      </w:r>
      <w:r w:rsidRPr="002D18CA">
        <w:rPr>
          <w:rStyle w:val="FootnoteReference"/>
          <w:rFonts w:asciiTheme="minorHAnsi" w:hAnsiTheme="minorHAnsi" w:cstheme="minorHAnsi"/>
          <w:lang w:val="en-US"/>
        </w:rPr>
        <w:footnoteReference w:id="6"/>
      </w:r>
    </w:p>
    <w:p w14:paraId="64D82334" w14:textId="703A04F9" w:rsidR="004D5981" w:rsidRPr="002D18CA" w:rsidRDefault="00246B3B" w:rsidP="009C4FA5">
      <w:pPr>
        <w:pStyle w:val="Heading3"/>
      </w:pPr>
      <w:bookmarkStart w:id="415" w:name="_Toc62486907"/>
      <w:r>
        <w:lastRenderedPageBreak/>
        <w:t>Model</w:t>
      </w:r>
      <w:bookmarkEnd w:id="415"/>
    </w:p>
    <w:p w14:paraId="2FBEDA32" w14:textId="36F26282" w:rsidR="004D5981" w:rsidRPr="002D18CA" w:rsidRDefault="006C1968" w:rsidP="0025061C">
      <w:pPr>
        <w:rPr>
          <w:rFonts w:eastAsiaTheme="minorEastAsia"/>
          <w:lang w:val="en-US"/>
        </w:rPr>
      </w:pPr>
      <w:r w:rsidRPr="002D18CA">
        <w:rPr>
          <w:lang w:val="en-US"/>
        </w:rPr>
        <w:t>Including the</w:t>
      </w:r>
      <w:r w:rsidR="004D5981" w:rsidRPr="002D18CA">
        <w:rPr>
          <w:lang w:val="en-US"/>
        </w:rPr>
        <w:t>se</w:t>
      </w:r>
      <w:r w:rsidRPr="002D18CA">
        <w:rPr>
          <w:lang w:val="en-US"/>
        </w:rPr>
        <w:t xml:space="preserve"> variables and using the </w:t>
      </w:r>
      <w:r w:rsidR="00B63141">
        <w:rPr>
          <w:lang w:val="en-US"/>
        </w:rPr>
        <w:t xml:space="preserve">peak </w:t>
      </w:r>
      <w:r w:rsidRPr="002D18CA">
        <w:rPr>
          <w:lang w:val="en-US"/>
        </w:rPr>
        <w:t>COVID</w:t>
      </w:r>
      <w:r w:rsidR="00B63141">
        <w:rPr>
          <w:lang w:val="en-US"/>
        </w:rPr>
        <w:t>-19</w:t>
      </w:r>
      <w:r w:rsidRPr="002D18CA">
        <w:rPr>
          <w:lang w:val="en-US"/>
        </w:rPr>
        <w:t xml:space="preserve"> residual</w:t>
      </w:r>
      <w:r w:rsidR="00B63141">
        <w:rPr>
          <w:lang w:val="en-US"/>
        </w:rPr>
        <w:t xml:space="preserve"> </w:t>
      </w:r>
      <w:r w:rsidR="00FD1E4A">
        <w:rPr>
          <w:lang w:val="en-US"/>
        </w:rPr>
        <w:t>from</w:t>
      </w:r>
      <w:r w:rsidRPr="00B63141">
        <w:t xml:space="preserve"> </w:t>
      </w:r>
      <w:r w:rsidR="00B63141" w:rsidRPr="00B63141">
        <w:fldChar w:fldCharType="begin"/>
      </w:r>
      <w:r w:rsidR="00B63141" w:rsidRPr="00B63141">
        <w:instrText xml:space="preserve"> REF _Ref51591662 \h </w:instrText>
      </w:r>
      <w:r w:rsidR="00B63141">
        <w:instrText xml:space="preserve"> \* MERGEFORMAT </w:instrText>
      </w:r>
      <w:r w:rsidR="00B63141" w:rsidRPr="00B63141">
        <w:fldChar w:fldCharType="separate"/>
      </w:r>
      <w:r w:rsidR="00874176" w:rsidRPr="00874176">
        <w:t>(2</w:t>
      </w:r>
      <w:r w:rsidR="00B63141" w:rsidRPr="00B63141">
        <w:fldChar w:fldCharType="end"/>
      </w:r>
      <w:r w:rsidRPr="00B63141">
        <w:t>) as the dependent</w:t>
      </w:r>
      <w:r w:rsidRPr="002D18CA">
        <w:rPr>
          <w:lang w:val="en-US"/>
        </w:rPr>
        <w:t xml:space="preserve"> variable results in the following </w:t>
      </w:r>
      <w:r w:rsidR="00246B3B">
        <w:rPr>
          <w:lang w:val="en-US"/>
        </w:rPr>
        <w:t>model</w:t>
      </w:r>
      <w:r w:rsidRPr="002D18CA">
        <w:rPr>
          <w:lang w:val="en-US"/>
        </w:rPr>
        <w:t xml:space="preserve"> where </w:t>
      </w:r>
      <m:oMath>
        <m:sSub>
          <m:sSubPr>
            <m:ctrlPr>
              <w:rPr>
                <w:rFonts w:ascii="Cambria Math" w:hAnsi="Cambria Math"/>
                <w:i/>
                <w:lang w:val="en-US"/>
              </w:rPr>
            </m:ctrlPr>
          </m:sSubPr>
          <m:e>
            <m:r>
              <w:rPr>
                <w:rFonts w:ascii="Cambria Math" w:hAnsi="Cambria Math"/>
                <w:lang w:val="en-US"/>
              </w:rPr>
              <m:t>ϑ</m:t>
            </m:r>
          </m:e>
          <m:sub>
            <m:r>
              <w:rPr>
                <w:rFonts w:ascii="Cambria Math" w:hAnsi="Cambria Math"/>
                <w:lang w:val="en-US"/>
              </w:rPr>
              <m:t>i</m:t>
            </m:r>
          </m:sub>
        </m:sSub>
      </m:oMath>
      <w:r w:rsidRPr="002D18CA">
        <w:rPr>
          <w:lang w:val="en-US"/>
        </w:rPr>
        <w:t xml:space="preserve"> and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oMath>
      <w:r w:rsidRPr="002D18CA">
        <w:rPr>
          <w:lang w:val="en-US"/>
        </w:rPr>
        <w:t xml:space="preserve"> represent country and time fixed effects, respectively</w:t>
      </w:r>
      <w:r w:rsidR="004D5981" w:rsidRPr="002D18CA">
        <w:rPr>
          <w:lang w:val="en-US"/>
        </w:rPr>
        <w:t>:</w:t>
      </w:r>
    </w:p>
    <w:p w14:paraId="7BDD6459" w14:textId="77777777" w:rsidR="004D5981" w:rsidRPr="002D18CA" w:rsidRDefault="004D5981" w:rsidP="0025061C">
      <w:pPr>
        <w:rPr>
          <w:lang w:val="en-US"/>
        </w:rPr>
      </w:pPr>
    </w:p>
    <w:p w14:paraId="2910A388" w14:textId="266BD802" w:rsidR="0025061C" w:rsidRPr="002E5A95" w:rsidRDefault="004D5981" w:rsidP="002E5A95">
      <w:pPr>
        <w:pStyle w:val="Caption"/>
        <w:jc w:val="center"/>
      </w:pPr>
      <w:bookmarkStart w:id="416" w:name="_Ref50923257"/>
      <w:r w:rsidRPr="002E5A95">
        <w:t>(</w:t>
      </w:r>
      <w:r w:rsidRPr="002E5A95">
        <w:fldChar w:fldCharType="begin"/>
      </w:r>
      <w:r w:rsidRPr="002E5A95">
        <w:instrText xml:space="preserve"> SEQ Equation \* ARABIC </w:instrText>
      </w:r>
      <w:r w:rsidRPr="002E5A95">
        <w:fldChar w:fldCharType="separate"/>
      </w:r>
      <w:r w:rsidR="00874176">
        <w:rPr>
          <w:noProof/>
        </w:rPr>
        <w:t>3</w:t>
      </w:r>
      <w:r w:rsidRPr="002E5A95">
        <w:fldChar w:fldCharType="end"/>
      </w:r>
      <w:bookmarkStart w:id="417" w:name="_Ref62068608"/>
      <w:bookmarkEnd w:id="416"/>
      <w:r w:rsidRPr="002E5A95">
        <w:t xml:space="preserve">)                 </w:t>
      </w:r>
      <m:oMath>
        <m:r>
          <w:rPr>
            <w:rFonts w:ascii="Cambria Math" w:hAnsi="Cambria Math"/>
          </w:rPr>
          <m:t>∆</m:t>
        </m:r>
        <m:sSub>
          <m:sSubPr>
            <m:ctrlPr>
              <w:rPr>
                <w:rFonts w:ascii="Cambria Math" w:hAnsi="Cambria Math"/>
              </w:rPr>
            </m:ctrlPr>
          </m:sSubPr>
          <m:e>
            <m:r>
              <w:rPr>
                <w:rFonts w:ascii="Cambria Math" w:hAnsi="Cambria Math"/>
              </w:rPr>
              <m:t>cr</m:t>
            </m:r>
          </m:e>
          <m:sub>
            <m:r>
              <w:rPr>
                <w:rFonts w:ascii="Cambria Math" w:hAnsi="Cambria Math"/>
              </w:rPr>
              <m:t>it</m:t>
            </m:r>
          </m:sub>
        </m:sSub>
        <m:r>
          <w:rPr>
            <w:rFonts w:ascii="Cambria Math" w:hAnsi="Cambria Math"/>
          </w:rPr>
          <m:t xml:space="preserve">= </m:t>
        </m:r>
        <m:sSub>
          <m:sSubPr>
            <m:ctrlPr>
              <w:rPr>
                <w:rFonts w:ascii="Cambria Math" w:hAnsi="Cambria Math"/>
              </w:rPr>
            </m:ctrlPr>
          </m:sSubPr>
          <m:e>
            <m:r>
              <w:rPr>
                <w:rFonts w:ascii="Cambria Math" w:hAnsi="Cambria Math"/>
              </w:rPr>
              <m:t>ϑ</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t</m:t>
            </m:r>
          </m:sub>
        </m:sSub>
        <m:r>
          <w:rPr>
            <w:rFonts w:ascii="Cambria Math" w:hAnsi="Cambria Math"/>
          </w:rPr>
          <m:t>+θ</m:t>
        </m:r>
        <m:sSubSup>
          <m:sSubSupPr>
            <m:ctrlPr>
              <w:rPr>
                <w:rFonts w:ascii="Cambria Math" w:hAnsi="Cambria Math"/>
              </w:rPr>
            </m:ctrlPr>
          </m:sSubSupPr>
          <m:e>
            <m:r>
              <w:rPr>
                <w:rFonts w:ascii="Cambria Math" w:hAnsi="Cambria Math"/>
              </w:rPr>
              <m:t>X</m:t>
            </m:r>
          </m:e>
          <m:sub>
            <m:r>
              <w:rPr>
                <w:rFonts w:ascii="Cambria Math" w:hAnsi="Cambria Math"/>
              </w:rPr>
              <m:t>i,t</m:t>
            </m:r>
          </m:sub>
          <m:sup>
            <m:r>
              <w:rPr>
                <w:rFonts w:ascii="Cambria Math" w:hAnsi="Cambria Math"/>
              </w:rPr>
              <m:t>COVID</m:t>
            </m:r>
          </m:sup>
        </m:sSubSup>
        <m:r>
          <w:rPr>
            <w:rFonts w:ascii="Cambria Math" w:hAnsi="Cambria Math"/>
          </w:rPr>
          <m:t>+γ</m:t>
        </m:r>
        <m:sSubSup>
          <m:sSubSupPr>
            <m:ctrlPr>
              <w:rPr>
                <w:rFonts w:ascii="Cambria Math" w:hAnsi="Cambria Math"/>
              </w:rPr>
            </m:ctrlPr>
          </m:sSubSupPr>
          <m:e>
            <m:r>
              <w:rPr>
                <w:rFonts w:ascii="Cambria Math" w:hAnsi="Cambria Math"/>
              </w:rPr>
              <m:t>X</m:t>
            </m:r>
          </m:e>
          <m:sub>
            <m:r>
              <w:rPr>
                <w:rFonts w:ascii="Cambria Math" w:hAnsi="Cambria Math"/>
              </w:rPr>
              <m:t>i,t</m:t>
            </m:r>
          </m:sub>
          <m:sup>
            <m:r>
              <w:rPr>
                <w:rFonts w:ascii="Cambria Math" w:hAnsi="Cambria Math"/>
              </w:rPr>
              <m:t>economy</m:t>
            </m:r>
          </m:sup>
        </m:sSubSup>
        <m:r>
          <w:rPr>
            <w:rFonts w:ascii="Cambria Math" w:hAnsi="Cambria Math"/>
          </w:rPr>
          <m:t>+η</m:t>
        </m:r>
        <m:sSubSup>
          <m:sSubSupPr>
            <m:ctrlPr>
              <w:rPr>
                <w:rFonts w:ascii="Cambria Math" w:hAnsi="Cambria Math"/>
              </w:rPr>
            </m:ctrlPr>
          </m:sSubSupPr>
          <m:e>
            <m:r>
              <w:rPr>
                <w:rFonts w:ascii="Cambria Math" w:hAnsi="Cambria Math"/>
              </w:rPr>
              <m:t>X</m:t>
            </m:r>
          </m:e>
          <m:sub>
            <m:r>
              <w:rPr>
                <w:rFonts w:ascii="Cambria Math" w:hAnsi="Cambria Math"/>
              </w:rPr>
              <m:t>i,t</m:t>
            </m:r>
          </m:sub>
          <m:sup>
            <m:r>
              <w:rPr>
                <w:rFonts w:ascii="Cambria Math" w:hAnsi="Cambria Math"/>
              </w:rPr>
              <m:t>policy</m:t>
            </m:r>
          </m:sup>
        </m:sSub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i,t</m:t>
            </m:r>
          </m:sub>
        </m:sSub>
      </m:oMath>
      <w:bookmarkEnd w:id="417"/>
    </w:p>
    <w:p w14:paraId="28F37FFD" w14:textId="77777777" w:rsidR="004D5981" w:rsidRPr="002E5A95" w:rsidRDefault="004D5981" w:rsidP="002E5A95">
      <w:pPr>
        <w:pStyle w:val="Caption"/>
        <w:jc w:val="center"/>
      </w:pPr>
      <m:oMathPara>
        <m:oMathParaPr>
          <m:jc m:val="center"/>
        </m:oMathParaPr>
        <m:oMath>
          <m:r>
            <w:rPr>
              <w:rFonts w:ascii="Cambria Math" w:hAnsi="Cambria Math"/>
            </w:rPr>
            <m:t xml:space="preserve">March </m:t>
          </m:r>
          <m:r>
            <w:rPr>
              <w:rFonts w:ascii="Cambria Math" w:hAnsi="Cambria Math"/>
            </w:rPr>
            <m:t xml:space="preserve">1, 2020 ≤t ≤March </m:t>
          </m:r>
          <m:r>
            <w:rPr>
              <w:rFonts w:ascii="Cambria Math" w:hAnsi="Cambria Math"/>
            </w:rPr>
            <m:t>31, 2020</m:t>
          </m:r>
        </m:oMath>
      </m:oMathPara>
    </w:p>
    <w:p w14:paraId="1CAE4676" w14:textId="481993A6" w:rsidR="009C4FA5" w:rsidRPr="002D18CA" w:rsidRDefault="009C4FA5" w:rsidP="009C4FA5">
      <w:pPr>
        <w:pStyle w:val="Heading3"/>
        <w:rPr>
          <w:rFonts w:eastAsiaTheme="minorEastAsia"/>
        </w:rPr>
      </w:pPr>
      <w:bookmarkStart w:id="418" w:name="_Toc62486908"/>
      <w:bookmarkEnd w:id="337"/>
      <w:r w:rsidRPr="002D18CA">
        <w:rPr>
          <w:rFonts w:eastAsiaTheme="minorEastAsia"/>
        </w:rPr>
        <w:t>Results and interpretation</w:t>
      </w:r>
      <w:bookmarkEnd w:id="418"/>
    </w:p>
    <w:p w14:paraId="7D3E4E62" w14:textId="176CDE5E" w:rsidR="008C3412" w:rsidRPr="00C35B3E" w:rsidRDefault="00C35B3E" w:rsidP="000733AB">
      <w:pPr>
        <w:rPr>
          <w:rFonts w:eastAsiaTheme="minorEastAsia"/>
          <w:lang w:val="en-US"/>
        </w:rPr>
      </w:pPr>
      <w:r w:rsidRPr="002D18CA">
        <w:rPr>
          <w:rFonts w:eastAsiaTheme="minorEastAsia"/>
          <w:lang w:val="en-US"/>
        </w:rPr>
        <w:t xml:space="preserve">The results of </w:t>
      </w:r>
      <w:r>
        <w:rPr>
          <w:rFonts w:eastAsiaTheme="minorEastAsia"/>
          <w:lang w:val="en-US"/>
        </w:rPr>
        <w:fldChar w:fldCharType="begin"/>
      </w:r>
      <w:r>
        <w:rPr>
          <w:rFonts w:eastAsiaTheme="minorEastAsia"/>
          <w:lang w:val="en-US"/>
        </w:rPr>
        <w:instrText xml:space="preserve"> REF _Ref50923257 \h  \* MERGEFORMAT </w:instrText>
      </w:r>
      <w:r>
        <w:rPr>
          <w:rFonts w:eastAsiaTheme="minorEastAsia"/>
          <w:lang w:val="en-US"/>
        </w:rPr>
      </w:r>
      <w:r>
        <w:rPr>
          <w:rFonts w:eastAsiaTheme="minorEastAsia"/>
          <w:lang w:val="en-US"/>
        </w:rPr>
        <w:fldChar w:fldCharType="separate"/>
      </w:r>
      <w:r w:rsidR="00874176" w:rsidRPr="00874176">
        <w:rPr>
          <w:rFonts w:cs="Arial"/>
        </w:rPr>
        <w:t>(</w:t>
      </w:r>
      <w:r w:rsidR="00874176" w:rsidRPr="00874176">
        <w:rPr>
          <w:rFonts w:cs="Arial"/>
          <w:noProof/>
        </w:rPr>
        <w:t>3</w:t>
      </w:r>
      <w:r>
        <w:rPr>
          <w:rFonts w:eastAsiaTheme="minorEastAsia"/>
          <w:lang w:val="en-US"/>
        </w:rPr>
        <w:fldChar w:fldCharType="end"/>
      </w:r>
      <w:r>
        <w:rPr>
          <w:rFonts w:eastAsiaTheme="minorEastAsia"/>
          <w:lang w:val="en-US"/>
        </w:rPr>
        <w:t>)</w:t>
      </w:r>
      <w:r w:rsidRPr="002D18CA">
        <w:rPr>
          <w:rFonts w:eastAsiaTheme="minorEastAsia"/>
          <w:lang w:val="en-US"/>
        </w:rPr>
        <w:t xml:space="preserve"> are </w:t>
      </w:r>
      <w:r w:rsidRPr="002D18CA">
        <w:rPr>
          <w:lang w:val="en-US"/>
        </w:rPr>
        <w:t xml:space="preserve">reported in </w:t>
      </w:r>
      <w:r w:rsidRPr="002D18CA">
        <w:rPr>
          <w:lang w:val="en-US"/>
        </w:rPr>
        <w:fldChar w:fldCharType="begin"/>
      </w:r>
      <w:r w:rsidRPr="002D18CA">
        <w:rPr>
          <w:lang w:val="en-US"/>
        </w:rPr>
        <w:instrText xml:space="preserve"> REF _Ref62054224 \h  \* MERGEFORMAT </w:instrText>
      </w:r>
      <w:r w:rsidRPr="002D18CA">
        <w:rPr>
          <w:lang w:val="en-US"/>
        </w:rPr>
      </w:r>
      <w:r w:rsidRPr="002D18CA">
        <w:rPr>
          <w:lang w:val="en-US"/>
        </w:rPr>
        <w:fldChar w:fldCharType="separate"/>
      </w:r>
      <w:r w:rsidR="00874176" w:rsidRPr="00874176">
        <w:rPr>
          <w:lang w:val="en-US"/>
        </w:rPr>
        <w:t>Tab</w:t>
      </w:r>
      <w:r w:rsidR="00874176" w:rsidRPr="00874176">
        <w:rPr>
          <w:lang w:val="en-US"/>
        </w:rPr>
        <w:t>l</w:t>
      </w:r>
      <w:r w:rsidR="00874176" w:rsidRPr="00874176">
        <w:rPr>
          <w:lang w:val="en-US"/>
        </w:rPr>
        <w:t>e</w:t>
      </w:r>
      <w:r w:rsidR="00874176" w:rsidRPr="00874176">
        <w:rPr>
          <w:lang w:val="en-US"/>
        </w:rPr>
        <w:t xml:space="preserve"> </w:t>
      </w:r>
      <w:r w:rsidR="00874176" w:rsidRPr="00874176">
        <w:rPr>
          <w:lang w:val="en-US"/>
        </w:rPr>
        <w:t>5</w:t>
      </w:r>
      <w:r w:rsidRPr="002D18CA">
        <w:rPr>
          <w:lang w:val="en-US"/>
        </w:rPr>
        <w:fldChar w:fldCharType="end"/>
      </w:r>
      <w:r w:rsidRPr="002D18CA">
        <w:rPr>
          <w:lang w:val="en-US"/>
        </w:rPr>
        <w:t>.</w:t>
      </w:r>
      <w:r>
        <w:rPr>
          <w:rFonts w:eastAsiaTheme="minorEastAsia"/>
          <w:lang w:val="en-US"/>
        </w:rPr>
        <w:t xml:space="preserve"> </w:t>
      </w:r>
      <w:r w:rsidR="00201614" w:rsidRPr="002D18CA">
        <w:rPr>
          <w:rFonts w:eastAsiaTheme="minorEastAsia"/>
          <w:lang w:val="en-US"/>
        </w:rPr>
        <w:t>Daily new mortality rates and new mortality growth rates are positively associated with COVID</w:t>
      </w:r>
      <w:r w:rsidR="003F2B06" w:rsidRPr="002D18CA">
        <w:rPr>
          <w:rFonts w:eastAsiaTheme="minorEastAsia"/>
          <w:lang w:val="en-US"/>
        </w:rPr>
        <w:t xml:space="preserve">-19 </w:t>
      </w:r>
      <w:r w:rsidR="00201614" w:rsidRPr="002D18CA">
        <w:rPr>
          <w:rFonts w:eastAsiaTheme="minorEastAsia"/>
          <w:lang w:val="en-US"/>
        </w:rPr>
        <w:t xml:space="preserve">residuals across all </w:t>
      </w:r>
      <w:r w:rsidR="003F2B06" w:rsidRPr="002D18CA">
        <w:rPr>
          <w:rFonts w:eastAsiaTheme="minorEastAsia"/>
          <w:lang w:val="en-US"/>
        </w:rPr>
        <w:t>five</w:t>
      </w:r>
      <w:r w:rsidR="00201614" w:rsidRPr="002D18CA">
        <w:rPr>
          <w:rFonts w:eastAsiaTheme="minorEastAsia"/>
          <w:lang w:val="en-US"/>
        </w:rPr>
        <w:t xml:space="preserve"> specifications, although not statistically significantly so. </w:t>
      </w:r>
      <w:r w:rsidR="00201614" w:rsidRPr="002D18CA">
        <w:rPr>
          <w:lang w:val="en-US"/>
        </w:rPr>
        <w:t xml:space="preserve">Specifically, countries that saw higher new mortality rates or </w:t>
      </w:r>
      <w:r w:rsidR="009659BF" w:rsidRPr="002D18CA">
        <w:rPr>
          <w:lang w:val="en-US"/>
        </w:rPr>
        <w:t xml:space="preserve">higher </w:t>
      </w:r>
      <w:r w:rsidR="00201614" w:rsidRPr="002D18CA">
        <w:rPr>
          <w:lang w:val="en-US"/>
        </w:rPr>
        <w:t>new mortality growth rates were likely to see wider divergence in realized CDS spread</w:t>
      </w:r>
      <w:r w:rsidR="009659BF" w:rsidRPr="002D18CA">
        <w:rPr>
          <w:lang w:val="en-US"/>
        </w:rPr>
        <w:t xml:space="preserve">s </w:t>
      </w:r>
      <w:r w:rsidR="00201614" w:rsidRPr="002D18CA">
        <w:rPr>
          <w:lang w:val="en-US"/>
        </w:rPr>
        <w:t xml:space="preserve">from model-implied values. </w:t>
      </w:r>
      <w:r w:rsidR="00201614" w:rsidRPr="002D18CA">
        <w:rPr>
          <w:rFonts w:eastAsiaTheme="minorEastAsia"/>
          <w:lang w:val="en-US"/>
        </w:rPr>
        <w:t>The total</w:t>
      </w:r>
      <w:ins w:id="419" w:author="Timo Dahler" w:date="2021-02-03T21:10:00Z">
        <w:r w:rsidR="008D677D">
          <w:rPr>
            <w:rFonts w:eastAsiaTheme="minorEastAsia"/>
            <w:lang w:val="en-US"/>
          </w:rPr>
          <w:t>/cumulative</w:t>
        </w:r>
      </w:ins>
      <w:r w:rsidR="00201614" w:rsidRPr="002D18CA">
        <w:rPr>
          <w:rFonts w:eastAsiaTheme="minorEastAsia"/>
          <w:lang w:val="en-US"/>
        </w:rPr>
        <w:t xml:space="preserve"> mortality rate</w:t>
      </w:r>
      <w:del w:id="420" w:author="Timo Dahler" w:date="2021-02-03T21:11:00Z">
        <w:r w:rsidR="00201614" w:rsidRPr="002D18CA" w:rsidDel="008D677D">
          <w:rPr>
            <w:rFonts w:eastAsiaTheme="minorEastAsia"/>
            <w:lang w:val="en-US"/>
          </w:rPr>
          <w:delText>s</w:delText>
        </w:r>
      </w:del>
      <w:r w:rsidR="00201614" w:rsidRPr="002D18CA">
        <w:rPr>
          <w:rFonts w:eastAsiaTheme="minorEastAsia"/>
          <w:lang w:val="en-US"/>
        </w:rPr>
        <w:t xml:space="preserve"> and </w:t>
      </w:r>
      <w:del w:id="421" w:author="Timo Dahler" w:date="2021-02-03T21:10:00Z">
        <w:r w:rsidR="00201614" w:rsidRPr="002D18CA" w:rsidDel="008D677D">
          <w:rPr>
            <w:rFonts w:eastAsiaTheme="minorEastAsia"/>
            <w:lang w:val="en-US"/>
          </w:rPr>
          <w:delText>the total mortality</w:delText>
        </w:r>
      </w:del>
      <w:ins w:id="422" w:author="Timo Dahler" w:date="2021-02-03T21:11:00Z">
        <w:r w:rsidR="008D677D">
          <w:rPr>
            <w:rFonts w:eastAsiaTheme="minorEastAsia"/>
            <w:lang w:val="en-US"/>
          </w:rPr>
          <w:t>its</w:t>
        </w:r>
      </w:ins>
      <w:r w:rsidR="00201614" w:rsidRPr="002D18CA">
        <w:rPr>
          <w:rFonts w:eastAsiaTheme="minorEastAsia"/>
          <w:lang w:val="en-US"/>
        </w:rPr>
        <w:t xml:space="preserve"> growth rate</w:t>
      </w:r>
      <w:del w:id="423" w:author="Timo Dahler" w:date="2021-02-03T21:11:00Z">
        <w:r w:rsidR="00201614" w:rsidRPr="002D18CA" w:rsidDel="008D677D">
          <w:rPr>
            <w:rFonts w:eastAsiaTheme="minorEastAsia"/>
            <w:lang w:val="en-US"/>
          </w:rPr>
          <w:delText>s</w:delText>
        </w:r>
      </w:del>
      <w:r w:rsidR="00201614" w:rsidRPr="002D18CA">
        <w:rPr>
          <w:rFonts w:eastAsiaTheme="minorEastAsia"/>
          <w:lang w:val="en-US"/>
        </w:rPr>
        <w:t xml:space="preserve"> are negatively related to the COVID</w:t>
      </w:r>
      <w:r w:rsidR="009659BF" w:rsidRPr="002D18CA">
        <w:rPr>
          <w:rFonts w:eastAsiaTheme="minorEastAsia"/>
          <w:lang w:val="en-US"/>
        </w:rPr>
        <w:t>-19</w:t>
      </w:r>
      <w:r w:rsidR="00201614" w:rsidRPr="002D18CA">
        <w:rPr>
          <w:rFonts w:eastAsiaTheme="minorEastAsia"/>
          <w:lang w:val="en-US"/>
        </w:rPr>
        <w:t xml:space="preserve"> residuals and the growth rate</w:t>
      </w:r>
      <w:del w:id="424" w:author="Timo Dahler" w:date="2021-02-03T21:11:00Z">
        <w:r w:rsidR="00201614" w:rsidRPr="002D18CA" w:rsidDel="008D677D">
          <w:rPr>
            <w:rFonts w:eastAsiaTheme="minorEastAsia"/>
            <w:lang w:val="en-US"/>
          </w:rPr>
          <w:delText>s</w:delText>
        </w:r>
      </w:del>
      <w:r w:rsidR="00201614" w:rsidRPr="002D18CA">
        <w:rPr>
          <w:rFonts w:eastAsiaTheme="minorEastAsia"/>
          <w:lang w:val="en-US"/>
        </w:rPr>
        <w:t xml:space="preserve"> become</w:t>
      </w:r>
      <w:ins w:id="425" w:author="Timo Dahler" w:date="2021-02-03T21:11:00Z">
        <w:r w:rsidR="008D677D">
          <w:rPr>
            <w:rFonts w:eastAsiaTheme="minorEastAsia"/>
            <w:lang w:val="en-US"/>
          </w:rPr>
          <w:t>s</w:t>
        </w:r>
      </w:ins>
      <w:r w:rsidR="00201614" w:rsidRPr="002D18CA">
        <w:rPr>
          <w:rFonts w:eastAsiaTheme="minorEastAsia"/>
          <w:lang w:val="en-US"/>
        </w:rPr>
        <w:t xml:space="preserve"> statistically significant when adding the economic and policy variables. While the mortality and mortality growth rates together only explain a small share of the variation in COVID</w:t>
      </w:r>
      <w:r w:rsidR="000733AB">
        <w:rPr>
          <w:rFonts w:eastAsiaTheme="minorEastAsia"/>
          <w:lang w:val="en-US"/>
        </w:rPr>
        <w:t>-19</w:t>
      </w:r>
      <w:r w:rsidR="00201614" w:rsidRPr="002D18CA">
        <w:rPr>
          <w:rFonts w:eastAsiaTheme="minorEastAsia"/>
          <w:lang w:val="en-US"/>
        </w:rPr>
        <w:t xml:space="preserve"> residuals (</w:t>
      </w:r>
      <w:r w:rsidR="000733AB">
        <w:rPr>
          <w:rFonts w:eastAsiaTheme="minorEastAsia"/>
          <w:lang w:val="en-US"/>
        </w:rPr>
        <w:t xml:space="preserve">R-squared of </w:t>
      </w:r>
      <w:r w:rsidR="00201614" w:rsidRPr="002D18CA">
        <w:rPr>
          <w:rFonts w:eastAsiaTheme="minorEastAsia"/>
          <w:lang w:val="en-US"/>
        </w:rPr>
        <w:t>1.24%), adding the other COVID</w:t>
      </w:r>
      <w:r w:rsidR="007C27BF" w:rsidRPr="002D18CA">
        <w:rPr>
          <w:rFonts w:eastAsiaTheme="minorEastAsia"/>
          <w:lang w:val="en-US"/>
        </w:rPr>
        <w:t>-19 s</w:t>
      </w:r>
      <w:r w:rsidR="00201614" w:rsidRPr="002D18CA">
        <w:rPr>
          <w:rFonts w:eastAsiaTheme="minorEastAsia"/>
          <w:lang w:val="en-US"/>
        </w:rPr>
        <w:t>pecific variables (mobility index and growth of policy stringency index) increases t</w:t>
      </w:r>
      <w:r w:rsidR="000733AB">
        <w:rPr>
          <w:rFonts w:eastAsiaTheme="minorEastAsia"/>
          <w:lang w:val="en-US"/>
        </w:rPr>
        <w:t>he R-squared</w:t>
      </w:r>
      <w:r w:rsidR="00201614" w:rsidRPr="002D18CA">
        <w:rPr>
          <w:rFonts w:eastAsiaTheme="minorEastAsia"/>
          <w:lang w:val="en-US"/>
        </w:rPr>
        <w:t xml:space="preserve"> to 5.3%</w:t>
      </w:r>
      <w:r w:rsidR="007C27BF" w:rsidRPr="002D18CA">
        <w:rPr>
          <w:rFonts w:eastAsiaTheme="minorEastAsia"/>
          <w:lang w:val="en-US"/>
        </w:rPr>
        <w:t xml:space="preserve">. This suggests that the economic ramifications </w:t>
      </w:r>
      <w:r w:rsidR="005B7138" w:rsidRPr="002D18CA">
        <w:rPr>
          <w:rFonts w:eastAsiaTheme="minorEastAsia"/>
          <w:lang w:val="en-US"/>
        </w:rPr>
        <w:t>directly</w:t>
      </w:r>
      <w:r w:rsidR="007C27BF" w:rsidRPr="002D18CA">
        <w:rPr>
          <w:rFonts w:eastAsiaTheme="minorEastAsia"/>
          <w:lang w:val="en-US"/>
        </w:rPr>
        <w:t xml:space="preserve"> related to lockdowns account for a bigger share of CDS adjustment than the mere thought about additional future lockdowns</w:t>
      </w:r>
      <w:r w:rsidR="005B7138" w:rsidRPr="002D18CA">
        <w:rPr>
          <w:rFonts w:eastAsiaTheme="minorEastAsia"/>
          <w:lang w:val="en-US"/>
        </w:rPr>
        <w:t xml:space="preserve"> that could be indicated by</w:t>
      </w:r>
      <w:r w:rsidR="000733AB">
        <w:rPr>
          <w:rFonts w:eastAsiaTheme="minorEastAsia"/>
          <w:lang w:val="en-US"/>
        </w:rPr>
        <w:t xml:space="preserve"> mortality dynamics</w:t>
      </w:r>
      <w:r w:rsidR="00201614" w:rsidRPr="002D18CA">
        <w:rPr>
          <w:rFonts w:eastAsiaTheme="minorEastAsia"/>
          <w:lang w:val="en-US"/>
        </w:rPr>
        <w:t>. However, the big</w:t>
      </w:r>
      <w:r>
        <w:rPr>
          <w:rFonts w:eastAsiaTheme="minorEastAsia"/>
          <w:lang w:val="en-US"/>
        </w:rPr>
        <w:t>gest</w:t>
      </w:r>
      <w:r w:rsidR="00201614" w:rsidRPr="002D18CA">
        <w:rPr>
          <w:rFonts w:eastAsiaTheme="minorEastAsia"/>
          <w:lang w:val="en-US"/>
        </w:rPr>
        <w:t xml:space="preserve"> jump happens when we include policy</w:t>
      </w:r>
      <w:r>
        <w:rPr>
          <w:rFonts w:eastAsiaTheme="minorEastAsia"/>
          <w:lang w:val="en-US"/>
        </w:rPr>
        <w:t xml:space="preserve"> re</w:t>
      </w:r>
      <w:r w:rsidR="006F0AE1">
        <w:rPr>
          <w:rFonts w:eastAsiaTheme="minorEastAsia"/>
          <w:lang w:val="en-US"/>
        </w:rPr>
        <w:t>s</w:t>
      </w:r>
      <w:r>
        <w:rPr>
          <w:rFonts w:eastAsiaTheme="minorEastAsia"/>
          <w:lang w:val="en-US"/>
        </w:rPr>
        <w:t>ponses</w:t>
      </w:r>
      <w:r w:rsidR="00201614" w:rsidRPr="002D18CA">
        <w:rPr>
          <w:rFonts w:eastAsiaTheme="minorEastAsia"/>
          <w:lang w:val="en-US"/>
        </w:rPr>
        <w:t xml:space="preserve"> and economic variables so that we reach an R-squared of roughly 19.2%. In specifications 2 and 5 we also see that the SI growth does not explain the CDS residual </w:t>
      </w:r>
      <w:r w:rsidR="005B7138" w:rsidRPr="002D18CA">
        <w:rPr>
          <w:rFonts w:eastAsiaTheme="minorEastAsia"/>
          <w:lang w:val="en-US"/>
        </w:rPr>
        <w:t>in a statistically significant way</w:t>
      </w:r>
      <w:r w:rsidR="00201614" w:rsidRPr="002D18CA">
        <w:rPr>
          <w:rFonts w:eastAsiaTheme="minorEastAsia"/>
          <w:lang w:val="en-US"/>
        </w:rPr>
        <w:t>; the mobility coefficients are statistically significant across specifications whereas the SI growth coefficients are not</w:t>
      </w:r>
      <w:r w:rsidR="000733AB">
        <w:rPr>
          <w:rFonts w:eastAsiaTheme="minorEastAsia"/>
          <w:lang w:val="en-US"/>
        </w:rPr>
        <w:t xml:space="preserve">. </w:t>
      </w:r>
      <w:r w:rsidR="00201614" w:rsidRPr="002D18CA">
        <w:rPr>
          <w:rFonts w:eastAsiaTheme="minorEastAsia"/>
          <w:lang w:val="en-US"/>
        </w:rPr>
        <w:t>The interpretation is that mobility—as an ad-hoc measure of daily economic activity—has a much more pronounced effect on CDS residuals than the strictness of containment policies</w:t>
      </w:r>
      <w:r>
        <w:rPr>
          <w:rFonts w:eastAsiaTheme="minorEastAsia"/>
          <w:lang w:val="en-US"/>
        </w:rPr>
        <w:t>. This suggests that</w:t>
      </w:r>
      <w:r w:rsidR="00201614" w:rsidRPr="002D18CA">
        <w:rPr>
          <w:rFonts w:eastAsiaTheme="minorEastAsia"/>
          <w:lang w:val="en-US"/>
        </w:rPr>
        <w:t xml:space="preserve"> </w:t>
      </w:r>
      <w:r>
        <w:rPr>
          <w:lang w:val="en-US"/>
        </w:rPr>
        <w:t xml:space="preserve">sovereign </w:t>
      </w:r>
      <w:r w:rsidR="00D51A0A">
        <w:rPr>
          <w:lang w:val="en-US"/>
        </w:rPr>
        <w:t>risk</w:t>
      </w:r>
      <w:r w:rsidR="00201614" w:rsidRPr="002D18CA">
        <w:rPr>
          <w:lang w:val="en-US"/>
        </w:rPr>
        <w:t xml:space="preserve"> pricing during </w:t>
      </w:r>
      <w:r w:rsidR="00D51A0A">
        <w:rPr>
          <w:lang w:val="en-US"/>
        </w:rPr>
        <w:t xml:space="preserve">peak </w:t>
      </w:r>
      <w:r w:rsidR="00201614" w:rsidRPr="002D18CA">
        <w:rPr>
          <w:lang w:val="en-US"/>
        </w:rPr>
        <w:t xml:space="preserve">COVID-19 </w:t>
      </w:r>
      <w:r w:rsidR="00D51A0A">
        <w:rPr>
          <w:lang w:val="en-US"/>
        </w:rPr>
        <w:t>has been predominantly driven by</w:t>
      </w:r>
      <w:r w:rsidR="00201614" w:rsidRPr="002D18CA">
        <w:rPr>
          <w:lang w:val="en-US"/>
        </w:rPr>
        <w:t xml:space="preserve"> country-specific economic activity outcomes</w:t>
      </w:r>
      <w:r>
        <w:rPr>
          <w:lang w:val="en-US"/>
        </w:rPr>
        <w:t>:</w:t>
      </w:r>
      <w:r w:rsidR="00201614" w:rsidRPr="002D18CA">
        <w:rPr>
          <w:lang w:val="en-US"/>
        </w:rPr>
        <w:t xml:space="preserve"> </w:t>
      </w:r>
      <w:r>
        <w:rPr>
          <w:lang w:val="en-US"/>
        </w:rPr>
        <w:t xml:space="preserve">As countries fell deeper into recessions, their sovereign spreads increased accordingly. </w:t>
      </w:r>
    </w:p>
    <w:p w14:paraId="1178734B" w14:textId="77777777" w:rsidR="008C3412" w:rsidRPr="002D18CA" w:rsidRDefault="008C3412" w:rsidP="00201614">
      <w:pPr>
        <w:rPr>
          <w:rFonts w:asciiTheme="minorHAnsi" w:hAnsiTheme="minorHAnsi" w:cstheme="minorHAnsi"/>
          <w:lang w:val="en-US"/>
        </w:rPr>
      </w:pPr>
    </w:p>
    <w:p w14:paraId="41574158" w14:textId="38737340" w:rsidR="00201614" w:rsidRDefault="00201614" w:rsidP="005D624B">
      <w:pPr>
        <w:rPr>
          <w:lang w:val="en-US"/>
        </w:rPr>
      </w:pPr>
      <w:r w:rsidRPr="005D624B">
        <w:t>Interestingly, all three policy measures, i.e. F</w:t>
      </w:r>
      <w:r w:rsidR="00C35B3E" w:rsidRPr="005D624B">
        <w:t>ed</w:t>
      </w:r>
      <w:r w:rsidRPr="005D624B">
        <w:t>, ECB, a</w:t>
      </w:r>
      <w:r w:rsidR="0093757D" w:rsidRPr="005D624B">
        <w:t xml:space="preserve">s well as interaction </w:t>
      </w:r>
      <w:r w:rsidR="00C35B3E" w:rsidRPr="005D624B">
        <w:t xml:space="preserve">terms of </w:t>
      </w:r>
      <w:r w:rsidRPr="005D624B">
        <w:t>country-specific fiscal policies have statistically significant associations with COVID</w:t>
      </w:r>
      <w:r w:rsidR="008C3412" w:rsidRPr="005D624B">
        <w:t>-19</w:t>
      </w:r>
      <w:r w:rsidRPr="005D624B">
        <w:t xml:space="preserve"> residuals</w:t>
      </w:r>
      <w:r w:rsidR="00C35B3E" w:rsidRPr="005D624B">
        <w:t xml:space="preserve"> across most specifications</w:t>
      </w:r>
      <w:r w:rsidRPr="005D624B">
        <w:t xml:space="preserve">. </w:t>
      </w:r>
      <w:r w:rsidR="00C35B3E" w:rsidRPr="005D624B">
        <w:t>For example</w:t>
      </w:r>
      <w:r w:rsidRPr="005D624B">
        <w:t xml:space="preserve">, the interaction of the fiscal policy dummy with the external debt level is positive, indicating that countries that increased their debt burdens through stimuli or countries that already have relatively high debt burdens </w:t>
      </w:r>
      <w:r w:rsidR="00D51A0A" w:rsidRPr="00D51A0A">
        <w:rPr>
          <w:lang w:val="en-US"/>
        </w:rPr>
        <w:t xml:space="preserve">to begin with </w:t>
      </w:r>
      <w:r w:rsidRPr="005D624B">
        <w:t xml:space="preserve">were likely to </w:t>
      </w:r>
      <w:r w:rsidR="00D51A0A" w:rsidRPr="00D51A0A">
        <w:rPr>
          <w:lang w:val="en-US"/>
        </w:rPr>
        <w:t xml:space="preserve">see larger </w:t>
      </w:r>
      <w:r w:rsidR="00D51A0A">
        <w:rPr>
          <w:lang w:val="en-US"/>
        </w:rPr>
        <w:t>spread increases, although only marginally so.</w:t>
      </w:r>
      <w:r w:rsidRPr="005D624B">
        <w:t xml:space="preserve"> More (hidden) debt owed to China is also positively associated with CDS residuals, albeit not statistically significantly so across all specifications. However, the interaction of debt owed to China with the fiscal policy dummy is negatively correlated with </w:t>
      </w:r>
      <w:r w:rsidR="00D51A0A" w:rsidRPr="00D51A0A">
        <w:rPr>
          <w:lang w:val="en-US"/>
        </w:rPr>
        <w:t>r</w:t>
      </w:r>
      <w:r w:rsidR="00D51A0A">
        <w:rPr>
          <w:lang w:val="en-US"/>
        </w:rPr>
        <w:t>esiduals</w:t>
      </w:r>
      <w:r w:rsidRPr="005D624B">
        <w:t xml:space="preserve"> and statistically significantly so</w:t>
      </w:r>
      <w:r w:rsidR="00D51A0A" w:rsidRPr="00D51A0A">
        <w:rPr>
          <w:lang w:val="en-US"/>
        </w:rPr>
        <w:t>.</w:t>
      </w:r>
      <w:r w:rsidRPr="005D624B">
        <w:t xml:space="preserve"> This seems to indicate a somewhat indifferent view of investors about </w:t>
      </w:r>
      <w:r w:rsidR="00D51A0A" w:rsidRPr="00D51A0A">
        <w:rPr>
          <w:lang w:val="en-US"/>
        </w:rPr>
        <w:t xml:space="preserve">the fiscal </w:t>
      </w:r>
      <w:r w:rsidRPr="005D624B">
        <w:t xml:space="preserve">sustainability of announced stimuli, which </w:t>
      </w:r>
      <w:r w:rsidRPr="005D624B">
        <w:lastRenderedPageBreak/>
        <w:t xml:space="preserve">can probably be partially explained through the fact that many financial market participants are not aware of the </w:t>
      </w:r>
      <w:r w:rsidR="00D51A0A" w:rsidRPr="00D51A0A">
        <w:rPr>
          <w:lang w:val="en-US"/>
        </w:rPr>
        <w:t>(hidden</w:t>
      </w:r>
      <w:r w:rsidR="00D51A0A">
        <w:rPr>
          <w:lang w:val="en-US"/>
        </w:rPr>
        <w:t xml:space="preserve">) </w:t>
      </w:r>
      <w:r w:rsidRPr="005D624B">
        <w:t xml:space="preserve">debt that countries owe to China. Lastly, the oil income effect is highly statistically significant in specifications 3 and 4 which indicates that oil exporters experience a relative compression of </w:t>
      </w:r>
      <w:r w:rsidR="00D51A0A" w:rsidRPr="00D51A0A">
        <w:rPr>
          <w:lang w:val="en-US"/>
        </w:rPr>
        <w:t xml:space="preserve">peak </w:t>
      </w:r>
      <w:r w:rsidRPr="005D624B">
        <w:t>COVID</w:t>
      </w:r>
      <w:r w:rsidR="00D51A0A" w:rsidRPr="00D51A0A">
        <w:rPr>
          <w:lang w:val="en-US"/>
        </w:rPr>
        <w:t>-19</w:t>
      </w:r>
      <w:r w:rsidRPr="005D624B">
        <w:t xml:space="preserve"> residuals over oil importers. A finding worth pointing out is the F statistic of the first specification. Since the statistic is not significant, we cannot reject the null that the group of COVID</w:t>
      </w:r>
      <w:r w:rsidR="0093757D" w:rsidRPr="005D624B">
        <w:t>-19</w:t>
      </w:r>
      <w:r w:rsidRPr="005D624B">
        <w:t xml:space="preserve"> variables are jointly insignificant. This means that the </w:t>
      </w:r>
      <w:del w:id="426" w:author="Timo Dahler" w:date="2021-02-04T07:44:00Z">
        <w:r w:rsidRPr="005D624B" w:rsidDel="00B560F4">
          <w:delText>COVID</w:delText>
        </w:r>
        <w:r w:rsidR="0093757D" w:rsidRPr="005D624B" w:rsidDel="00B560F4">
          <w:delText>-19</w:delText>
        </w:r>
        <w:r w:rsidRPr="005D624B" w:rsidDel="00B560F4">
          <w:delText xml:space="preserve"> </w:delText>
        </w:r>
      </w:del>
      <w:r w:rsidRPr="005D624B">
        <w:t xml:space="preserve">residuals are not driven by </w:t>
      </w:r>
      <w:del w:id="427" w:author="Timo Dahler" w:date="2021-02-04T07:45:00Z">
        <w:r w:rsidRPr="005D624B" w:rsidDel="00B560F4">
          <w:delText>COVID</w:delText>
        </w:r>
      </w:del>
      <w:del w:id="428" w:author="Timo Dahler" w:date="2021-02-04T07:44:00Z">
        <w:r w:rsidR="0093757D" w:rsidRPr="005D624B" w:rsidDel="00B560F4">
          <w:delText>—</w:delText>
        </w:r>
      </w:del>
      <w:del w:id="429" w:author="Timo Dahler" w:date="2021-02-04T07:45:00Z">
        <w:r w:rsidR="0093757D" w:rsidRPr="005D624B" w:rsidDel="00B560F4">
          <w:delText>19 related</w:delText>
        </w:r>
      </w:del>
      <w:ins w:id="430" w:author="Timo Dahler" w:date="2021-02-04T07:45:00Z">
        <w:r w:rsidR="00B560F4" w:rsidRPr="00B560F4">
          <w:rPr>
            <w:lang w:val="en-US"/>
            <w:rPrChange w:id="431" w:author="Timo Dahler" w:date="2021-02-04T07:45:00Z">
              <w:rPr>
                <w:lang w:val="de-CH"/>
              </w:rPr>
            </w:rPrChange>
          </w:rPr>
          <w:t>epidemiological</w:t>
        </w:r>
      </w:ins>
      <w:r w:rsidRPr="005D624B">
        <w:t xml:space="preserve"> risks but rather by traditional drivers of </w:t>
      </w:r>
      <w:del w:id="432" w:author="Timo Dahler" w:date="2021-02-03T12:44:00Z">
        <w:r w:rsidRPr="005D624B" w:rsidDel="00D2279C">
          <w:delText>sovereign debt pricing</w:delText>
        </w:r>
      </w:del>
      <w:ins w:id="433" w:author="Timo Dahler" w:date="2021-02-03T12:44:00Z">
        <w:r w:rsidR="00D2279C">
          <w:t>sovereign risk pricing</w:t>
        </w:r>
      </w:ins>
      <w:r w:rsidRPr="005D624B">
        <w:t xml:space="preserve"> such as fiscal space, oil income effects, and</w:t>
      </w:r>
      <w:r w:rsidRPr="002D18CA">
        <w:rPr>
          <w:lang w:val="en-US"/>
        </w:rPr>
        <w:t xml:space="preserve"> global factors such as US and European monetary policy as specification 4 features jointly significant variables. </w:t>
      </w:r>
    </w:p>
    <w:p w14:paraId="2DAA4CE3" w14:textId="79547F2C" w:rsidR="0093757D" w:rsidRDefault="0093757D" w:rsidP="005D624B">
      <w:pPr>
        <w:rPr>
          <w:lang w:val="en-US"/>
        </w:rPr>
      </w:pPr>
    </w:p>
    <w:p w14:paraId="65A7E834" w14:textId="224A4088" w:rsidR="00B560F4" w:rsidRPr="0093757D" w:rsidRDefault="00D51A0A" w:rsidP="005D624B">
      <w:pPr>
        <w:rPr>
          <w:lang w:val="en-US"/>
        </w:rPr>
      </w:pPr>
      <w:r>
        <w:rPr>
          <w:lang w:val="en-US"/>
        </w:rPr>
        <w:t>In summary, it appears that the decline in GDP as proxied by mobility was the most important of all the country-specific driver</w:t>
      </w:r>
      <w:r w:rsidR="007B1E51">
        <w:rPr>
          <w:lang w:val="en-US"/>
        </w:rPr>
        <w:t>s</w:t>
      </w:r>
      <w:r>
        <w:rPr>
          <w:lang w:val="en-US"/>
        </w:rPr>
        <w:t xml:space="preserve"> of spreads during peak COVID-19</w:t>
      </w:r>
      <w:r w:rsidR="007B1E51">
        <w:rPr>
          <w:lang w:val="en-US"/>
        </w:rPr>
        <w:t>. In contrast,</w:t>
      </w:r>
      <w:r>
        <w:rPr>
          <w:lang w:val="en-US"/>
        </w:rPr>
        <w:t xml:space="preserve"> the </w:t>
      </w:r>
      <w:r w:rsidR="007B1E51">
        <w:rPr>
          <w:lang w:val="en-US"/>
        </w:rPr>
        <w:t>importance of the trajectory</w:t>
      </w:r>
      <w:r>
        <w:rPr>
          <w:lang w:val="en-US"/>
        </w:rPr>
        <w:t xml:space="preserve"> of mortality numbers was relatively </w:t>
      </w:r>
      <w:r w:rsidR="007B1E51">
        <w:rPr>
          <w:lang w:val="en-US"/>
        </w:rPr>
        <w:t xml:space="preserve">minor. Additionally, traditional country-specific factors of sovereign risk pricing for emerging markets such as the oil price and the level of sovereign debt also played a role. </w:t>
      </w:r>
      <w:r w:rsidR="0093757D">
        <w:rPr>
          <w:lang w:val="en-US"/>
        </w:rPr>
        <w:t xml:space="preserve">One thing to keep in mind is that </w:t>
      </w:r>
      <w:r w:rsidR="007B1E51">
        <w:rPr>
          <w:lang w:val="en-US"/>
        </w:rPr>
        <w:t xml:space="preserve">the </w:t>
      </w:r>
      <w:r w:rsidR="0093757D">
        <w:rPr>
          <w:lang w:val="en-US"/>
        </w:rPr>
        <w:t>number of degrees of freedom is relatively low for these regressions. This results from the short length of the panel (</w:t>
      </w:r>
      <w:del w:id="434" w:author="Timo Dahler" w:date="2021-02-04T07:46:00Z">
        <w:r w:rsidR="0093757D" w:rsidDel="00B560F4">
          <w:rPr>
            <w:lang w:val="en-US"/>
          </w:rPr>
          <w:delText>roughly 30 days</w:delText>
        </w:r>
      </w:del>
      <w:r w:rsidR="00B560F4">
        <w:rPr>
          <w:lang w:val="en-US"/>
        </w:rPr>
        <w:t>one month</w:t>
      </w:r>
      <w:r w:rsidR="0093757D">
        <w:rPr>
          <w:lang w:val="en-US"/>
        </w:rPr>
        <w:t xml:space="preserve">) as well as </w:t>
      </w:r>
      <w:del w:id="435" w:author="Timo Dahler" w:date="2021-02-04T07:47:00Z">
        <w:r w:rsidR="0093757D" w:rsidDel="00B560F4">
          <w:rPr>
            <w:lang w:val="en-US"/>
          </w:rPr>
          <w:delText xml:space="preserve">missing </w:delText>
        </w:r>
      </w:del>
      <w:r w:rsidR="0093757D">
        <w:rPr>
          <w:lang w:val="en-US"/>
        </w:rPr>
        <w:t xml:space="preserve">data </w:t>
      </w:r>
      <w:ins w:id="436" w:author="Timo Dahler" w:date="2021-02-04T07:47:00Z">
        <w:r w:rsidR="00B560F4">
          <w:rPr>
            <w:lang w:val="en-US"/>
          </w:rPr>
          <w:t xml:space="preserve">unavailability </w:t>
        </w:r>
      </w:ins>
      <w:r w:rsidR="0093757D">
        <w:rPr>
          <w:lang w:val="en-US"/>
        </w:rPr>
        <w:t xml:space="preserve">for some variables and </w:t>
      </w:r>
      <w:del w:id="437" w:author="Timo Dahler" w:date="2021-02-04T07:47:00Z">
        <w:r w:rsidR="0093757D" w:rsidDel="00B560F4">
          <w:rPr>
            <w:lang w:val="en-US"/>
          </w:rPr>
          <w:delText xml:space="preserve">countries which reduced the available number of observations. </w:delText>
        </w:r>
      </w:del>
      <w:ins w:id="438" w:author="Timo Dahler" w:date="2021-02-04T07:47:00Z">
        <w:r w:rsidR="00B560F4">
          <w:rPr>
            <w:lang w:val="en-US"/>
          </w:rPr>
          <w:t>countries.</w:t>
        </w:r>
      </w:ins>
    </w:p>
    <w:p w14:paraId="4B72A1B6" w14:textId="63173FB2" w:rsidR="00201614" w:rsidRPr="005D624B" w:rsidRDefault="006F01E5" w:rsidP="005D624B">
      <w:pPr>
        <w:pStyle w:val="Heading2"/>
      </w:pPr>
      <w:bookmarkStart w:id="439" w:name="_Ref62067432"/>
      <w:bookmarkStart w:id="440" w:name="_Toc62486909"/>
      <w:r w:rsidRPr="005D624B">
        <w:t>Did country-specific or global factors dominate CDS spreads during COVID-19?</w:t>
      </w:r>
      <w:bookmarkEnd w:id="439"/>
      <w:bookmarkEnd w:id="440"/>
    </w:p>
    <w:p w14:paraId="5F2DF71E" w14:textId="45EF6E6B" w:rsidR="006302A6" w:rsidRPr="002D18CA" w:rsidRDefault="00F24A9E" w:rsidP="005D624B">
      <w:pPr>
        <w:rPr>
          <w:rFonts w:eastAsiaTheme="minorEastAsia"/>
          <w:lang w:val="en-US"/>
        </w:rPr>
      </w:pPr>
      <w:r w:rsidRPr="002D18CA">
        <w:rPr>
          <w:rFonts w:eastAsiaTheme="minorEastAsia"/>
          <w:lang w:val="en-US"/>
        </w:rPr>
        <w:t>So far</w:t>
      </w:r>
      <w:r w:rsidR="006302A6" w:rsidRPr="002D18CA">
        <w:rPr>
          <w:rFonts w:eastAsiaTheme="minorEastAsia"/>
          <w:lang w:val="en-US"/>
        </w:rPr>
        <w:t>,</w:t>
      </w:r>
      <w:r w:rsidRPr="002D18CA">
        <w:rPr>
          <w:rFonts w:eastAsiaTheme="minorEastAsia"/>
          <w:lang w:val="en-US"/>
        </w:rPr>
        <w:t xml:space="preserve"> the analysis </w:t>
      </w:r>
      <w:r w:rsidR="005060BD" w:rsidRPr="002D18CA">
        <w:rPr>
          <w:rFonts w:eastAsiaTheme="minorEastAsia"/>
          <w:lang w:val="en-US"/>
        </w:rPr>
        <w:t>uncovered</w:t>
      </w:r>
      <w:r w:rsidRPr="002D18CA">
        <w:rPr>
          <w:rFonts w:eastAsiaTheme="minorEastAsia"/>
          <w:lang w:val="en-US"/>
        </w:rPr>
        <w:t xml:space="preserve"> that during COVID-19 global</w:t>
      </w:r>
      <w:r w:rsidR="005060BD" w:rsidRPr="002D18CA">
        <w:rPr>
          <w:rFonts w:eastAsiaTheme="minorEastAsia"/>
          <w:lang w:val="en-US"/>
        </w:rPr>
        <w:t>/</w:t>
      </w:r>
      <w:r w:rsidRPr="002D18CA">
        <w:rPr>
          <w:rFonts w:eastAsiaTheme="minorEastAsia"/>
          <w:lang w:val="en-US"/>
        </w:rPr>
        <w:t>regional risk drivers only partly explain</w:t>
      </w:r>
      <w:r w:rsidR="005060BD" w:rsidRPr="002D18CA">
        <w:rPr>
          <w:rFonts w:eastAsiaTheme="minorEastAsia"/>
          <w:lang w:val="en-US"/>
        </w:rPr>
        <w:t>ed</w:t>
      </w:r>
      <w:r w:rsidRPr="002D18CA">
        <w:rPr>
          <w:rFonts w:eastAsiaTheme="minorEastAsia"/>
          <w:lang w:val="en-US"/>
        </w:rPr>
        <w:t xml:space="preserve"> CDS adjustment</w:t>
      </w:r>
      <w:r w:rsidR="005D624B">
        <w:rPr>
          <w:rFonts w:eastAsiaTheme="minorEastAsia"/>
          <w:lang w:val="en-US"/>
        </w:rPr>
        <w:t>s</w:t>
      </w:r>
      <w:r w:rsidR="00C237B1">
        <w:rPr>
          <w:rFonts w:eastAsiaTheme="minorEastAsia"/>
          <w:lang w:val="en-US"/>
        </w:rPr>
        <w:t xml:space="preserve">. We also </w:t>
      </w:r>
      <w:r w:rsidR="005060BD" w:rsidRPr="002D18CA">
        <w:rPr>
          <w:rFonts w:eastAsiaTheme="minorEastAsia"/>
          <w:lang w:val="en-US"/>
        </w:rPr>
        <w:t xml:space="preserve">showed </w:t>
      </w:r>
      <w:r w:rsidR="00C237B1">
        <w:rPr>
          <w:rFonts w:eastAsiaTheme="minorEastAsia"/>
          <w:lang w:val="en-US"/>
        </w:rPr>
        <w:t xml:space="preserve">that the depth of the economic downturn as well as oil price effects and existing levels of sovereign debt are the country-specific factors which particularly </w:t>
      </w:r>
      <w:r w:rsidR="005060BD" w:rsidRPr="002D18CA">
        <w:rPr>
          <w:rFonts w:eastAsiaTheme="minorEastAsia"/>
          <w:lang w:val="en-US"/>
        </w:rPr>
        <w:t xml:space="preserve">help explain CDS adjustments in </w:t>
      </w:r>
      <w:r w:rsidRPr="002D18CA">
        <w:rPr>
          <w:rFonts w:eastAsiaTheme="minorEastAsia"/>
          <w:lang w:val="en-US"/>
        </w:rPr>
        <w:t xml:space="preserve">March 2020. However, we can extend the analysis </w:t>
      </w:r>
      <w:r w:rsidR="006302A6" w:rsidRPr="002D18CA">
        <w:rPr>
          <w:rFonts w:eastAsiaTheme="minorEastAsia"/>
          <w:lang w:val="en-US"/>
        </w:rPr>
        <w:t>by</w:t>
      </w:r>
      <w:r w:rsidRPr="002D18CA">
        <w:rPr>
          <w:rFonts w:eastAsiaTheme="minorEastAsia"/>
          <w:lang w:val="en-US"/>
        </w:rPr>
        <w:t xml:space="preserve"> </w:t>
      </w:r>
      <w:r w:rsidR="006302A6" w:rsidRPr="002D18CA">
        <w:rPr>
          <w:rFonts w:eastAsiaTheme="minorEastAsia"/>
          <w:lang w:val="en-US"/>
        </w:rPr>
        <w:t xml:space="preserve">asking to which </w:t>
      </w:r>
      <w:r w:rsidR="000257C2" w:rsidRPr="002D18CA">
        <w:rPr>
          <w:rFonts w:eastAsiaTheme="minorEastAsia"/>
          <w:lang w:val="en-US"/>
        </w:rPr>
        <w:t>degree</w:t>
      </w:r>
      <w:r w:rsidR="006302A6" w:rsidRPr="002D18CA">
        <w:rPr>
          <w:rFonts w:eastAsiaTheme="minorEastAsia"/>
          <w:lang w:val="en-US"/>
        </w:rPr>
        <w:t xml:space="preserve"> global/regional factors </w:t>
      </w:r>
      <w:r w:rsidR="00C237B1">
        <w:rPr>
          <w:rFonts w:eastAsiaTheme="minorEastAsia"/>
          <w:lang w:val="en-US"/>
        </w:rPr>
        <w:t>and</w:t>
      </w:r>
      <w:r w:rsidR="006302A6" w:rsidRPr="002D18CA">
        <w:rPr>
          <w:rFonts w:eastAsiaTheme="minorEastAsia"/>
          <w:lang w:val="en-US"/>
        </w:rPr>
        <w:t xml:space="preserve"> country-specific </w:t>
      </w:r>
      <w:del w:id="441" w:author="Timo Dahler" w:date="2021-02-04T07:49:00Z">
        <w:r w:rsidR="00C237B1" w:rsidDel="00DB7DF9">
          <w:rPr>
            <w:rFonts w:eastAsiaTheme="minorEastAsia"/>
            <w:lang w:val="en-US"/>
          </w:rPr>
          <w:delText xml:space="preserve">factors </w:delText>
        </w:r>
      </w:del>
      <w:ins w:id="442" w:author="Timo Dahler" w:date="2021-02-04T07:49:00Z">
        <w:r w:rsidR="00DB7DF9">
          <w:rPr>
            <w:rFonts w:eastAsiaTheme="minorEastAsia"/>
            <w:lang w:val="en-US"/>
          </w:rPr>
          <w:t xml:space="preserve">ones </w:t>
        </w:r>
      </w:ins>
      <w:r w:rsidR="00C237B1">
        <w:rPr>
          <w:rFonts w:eastAsiaTheme="minorEastAsia"/>
          <w:lang w:val="en-US"/>
        </w:rPr>
        <w:t xml:space="preserve">more generally </w:t>
      </w:r>
      <w:del w:id="443" w:author="Timo Dahler" w:date="2021-02-04T07:49:00Z">
        <w:r w:rsidR="005060BD" w:rsidRPr="002D18CA" w:rsidDel="00DB7DF9">
          <w:rPr>
            <w:rFonts w:eastAsiaTheme="minorEastAsia"/>
            <w:lang w:val="en-US"/>
          </w:rPr>
          <w:delText>ones</w:delText>
        </w:r>
        <w:r w:rsidR="006302A6" w:rsidRPr="002D18CA" w:rsidDel="00DB7DF9">
          <w:rPr>
            <w:rFonts w:eastAsiaTheme="minorEastAsia"/>
            <w:lang w:val="en-US"/>
          </w:rPr>
          <w:delText xml:space="preserve"> </w:delText>
        </w:r>
      </w:del>
      <w:r w:rsidR="006302A6" w:rsidRPr="002D18CA">
        <w:rPr>
          <w:rFonts w:eastAsiaTheme="minorEastAsia"/>
          <w:lang w:val="en-US"/>
        </w:rPr>
        <w:t xml:space="preserve">played a role in the CDS adjustment during peak COVID-19. To </w:t>
      </w:r>
      <w:r w:rsidR="000257C2" w:rsidRPr="002D18CA">
        <w:rPr>
          <w:rFonts w:eastAsiaTheme="minorEastAsia"/>
          <w:lang w:val="en-US"/>
        </w:rPr>
        <w:t>address</w:t>
      </w:r>
      <w:r w:rsidR="006302A6" w:rsidRPr="002D18CA">
        <w:rPr>
          <w:rFonts w:eastAsiaTheme="minorEastAsia"/>
          <w:lang w:val="en-US"/>
        </w:rPr>
        <w:t xml:space="preserve"> this question, </w:t>
      </w:r>
      <w:r w:rsidR="00201614" w:rsidRPr="002D18CA">
        <w:rPr>
          <w:rFonts w:eastAsiaTheme="minorEastAsia"/>
          <w:lang w:val="en-US"/>
        </w:rPr>
        <w:t xml:space="preserve">we compare the explanatory power of the </w:t>
      </w:r>
      <w:r w:rsidR="0038095E">
        <w:rPr>
          <w:rFonts w:eastAsiaTheme="minorEastAsia"/>
          <w:lang w:val="en-US"/>
        </w:rPr>
        <w:t>global/regional f</w:t>
      </w:r>
      <w:r w:rsidR="00201614" w:rsidRPr="002D18CA">
        <w:rPr>
          <w:rFonts w:eastAsiaTheme="minorEastAsia"/>
          <w:lang w:val="en-US"/>
        </w:rPr>
        <w:t>actor</w:t>
      </w:r>
      <w:r w:rsidR="0038095E">
        <w:rPr>
          <w:rFonts w:eastAsiaTheme="minorEastAsia"/>
          <w:lang w:val="en-US"/>
        </w:rPr>
        <w:t>s</w:t>
      </w:r>
      <w:r w:rsidR="00201614" w:rsidRPr="002D18CA">
        <w:rPr>
          <w:rFonts w:eastAsiaTheme="minorEastAsia"/>
          <w:lang w:val="en-US"/>
        </w:rPr>
        <w:t xml:space="preserve"> </w:t>
      </w:r>
      <w:r w:rsidR="006302A6" w:rsidRPr="002D18CA">
        <w:rPr>
          <w:rFonts w:eastAsiaTheme="minorEastAsia"/>
          <w:lang w:val="en-US"/>
        </w:rPr>
        <w:t>to the explanatory power of country-specific</w:t>
      </w:r>
      <w:r w:rsidR="00201614" w:rsidRPr="002D18CA">
        <w:rPr>
          <w:rFonts w:eastAsiaTheme="minorEastAsia"/>
          <w:lang w:val="en-US"/>
        </w:rPr>
        <w:t xml:space="preserve"> variables. </w:t>
      </w:r>
    </w:p>
    <w:p w14:paraId="4A8E20D1" w14:textId="4C3063E6" w:rsidR="006302A6" w:rsidRPr="00516394" w:rsidRDefault="00246B3B" w:rsidP="00516394">
      <w:pPr>
        <w:pStyle w:val="Heading3"/>
      </w:pPr>
      <w:bookmarkStart w:id="444" w:name="_Toc62486910"/>
      <w:r>
        <w:t>Model</w:t>
      </w:r>
      <w:bookmarkEnd w:id="444"/>
    </w:p>
    <w:p w14:paraId="07B2ADAB" w14:textId="2469E7CC" w:rsidR="00201614" w:rsidRPr="002D18CA" w:rsidRDefault="005060BD" w:rsidP="00516394">
      <w:pPr>
        <w:rPr>
          <w:rFonts w:eastAsiaTheme="minorEastAsia"/>
          <w:lang w:val="en-US"/>
        </w:rPr>
      </w:pPr>
      <w:r w:rsidRPr="002D18CA">
        <w:rPr>
          <w:rFonts w:eastAsiaTheme="minorEastAsia"/>
          <w:lang w:val="en-US"/>
        </w:rPr>
        <w:t xml:space="preserve">Specifically, </w:t>
      </w:r>
      <w:r w:rsidR="000257C2" w:rsidRPr="002D18CA">
        <w:rPr>
          <w:rFonts w:eastAsiaTheme="minorEastAsia"/>
          <w:lang w:val="en-US"/>
        </w:rPr>
        <w:t>we</w:t>
      </w:r>
      <w:r w:rsidR="00201614" w:rsidRPr="002D18CA">
        <w:rPr>
          <w:rFonts w:eastAsiaTheme="minorEastAsia"/>
          <w:lang w:val="en-US"/>
        </w:rPr>
        <w:t xml:space="preserve"> </w:t>
      </w:r>
      <w:r w:rsidR="000257C2" w:rsidRPr="002D18CA">
        <w:rPr>
          <w:rFonts w:eastAsiaTheme="minorEastAsia"/>
          <w:lang w:val="en-US"/>
        </w:rPr>
        <w:t>treat</w:t>
      </w:r>
      <w:r w:rsidR="00201614" w:rsidRPr="002D18CA">
        <w:rPr>
          <w:rFonts w:eastAsiaTheme="minorEastAsia"/>
          <w:lang w:val="en-US"/>
        </w:rPr>
        <w:t xml:space="preserve"> realized log changes in CDS spreads as the outcome variable</w:t>
      </w:r>
      <w:r w:rsidR="000257C2" w:rsidRPr="002D18CA">
        <w:rPr>
          <w:rFonts w:eastAsiaTheme="minorEastAsia"/>
          <w:lang w:val="en-US"/>
        </w:rPr>
        <w:t xml:space="preserve"> and explain it through </w:t>
      </w:r>
      <w:r w:rsidR="00201614" w:rsidRPr="002D18CA">
        <w:rPr>
          <w:rFonts w:eastAsiaTheme="minorEastAsia"/>
          <w:lang w:val="en-US"/>
        </w:rPr>
        <w:t xml:space="preserve">the model-implied values from </w:t>
      </w:r>
      <w:r w:rsidR="00201614" w:rsidRPr="002D18CA">
        <w:rPr>
          <w:rFonts w:eastAsiaTheme="minorEastAsia"/>
          <w:lang w:val="en-US"/>
        </w:rPr>
        <w:fldChar w:fldCharType="begin"/>
      </w:r>
      <w:r w:rsidR="00201614" w:rsidRPr="002D18CA">
        <w:rPr>
          <w:rFonts w:eastAsiaTheme="minorEastAsia"/>
          <w:lang w:val="en-US"/>
        </w:rPr>
        <w:instrText xml:space="preserve"> REF _Ref50919583 \h </w:instrText>
      </w:r>
      <w:r w:rsidR="004B4021" w:rsidRPr="002D18CA">
        <w:rPr>
          <w:rFonts w:eastAsiaTheme="minorEastAsia"/>
          <w:lang w:val="en-US"/>
        </w:rPr>
        <w:instrText xml:space="preserve"> \* MERGEFORMAT </w:instrText>
      </w:r>
      <w:r w:rsidR="00201614" w:rsidRPr="002D18CA">
        <w:rPr>
          <w:rFonts w:eastAsiaTheme="minorEastAsia"/>
          <w:lang w:val="en-US"/>
        </w:rPr>
      </w:r>
      <w:r w:rsidR="00201614" w:rsidRPr="002D18CA">
        <w:rPr>
          <w:rFonts w:eastAsiaTheme="minorEastAsia"/>
          <w:lang w:val="en-US"/>
        </w:rPr>
        <w:fldChar w:fldCharType="separate"/>
      </w:r>
      <w:r w:rsidR="00874176" w:rsidRPr="00874176">
        <w:rPr>
          <w:lang w:val="en-US"/>
        </w:rPr>
        <w:t>(</w:t>
      </w:r>
      <w:r w:rsidR="00874176" w:rsidRPr="00874176">
        <w:rPr>
          <w:noProof/>
          <w:lang w:val="en-US"/>
        </w:rPr>
        <w:t>1</w:t>
      </w:r>
      <w:r w:rsidR="00201614" w:rsidRPr="002D18CA">
        <w:rPr>
          <w:rFonts w:eastAsiaTheme="minorEastAsia"/>
          <w:lang w:val="en-US"/>
        </w:rPr>
        <w:fldChar w:fldCharType="end"/>
      </w:r>
      <w:r w:rsidR="00201614" w:rsidRPr="002D18CA">
        <w:rPr>
          <w:rFonts w:eastAsiaTheme="minorEastAsia"/>
          <w:lang w:val="en-US"/>
        </w:rPr>
        <w:t xml:space="preserve">) along with </w:t>
      </w:r>
      <w:r w:rsidR="000257C2" w:rsidRPr="002D18CA">
        <w:rPr>
          <w:rFonts w:eastAsiaTheme="minorEastAsia"/>
          <w:lang w:val="en-US"/>
        </w:rPr>
        <w:t>country-specific</w:t>
      </w:r>
      <w:r w:rsidR="00201614" w:rsidRPr="002D18CA">
        <w:rPr>
          <w:rFonts w:eastAsiaTheme="minorEastAsia"/>
          <w:lang w:val="en-US"/>
        </w:rPr>
        <w:t xml:space="preserve"> </w:t>
      </w:r>
      <w:r w:rsidR="008C3412" w:rsidRPr="002D18CA">
        <w:rPr>
          <w:rFonts w:eastAsiaTheme="minorEastAsia"/>
          <w:lang w:val="en-US"/>
        </w:rPr>
        <w:t xml:space="preserve">explanatory </w:t>
      </w:r>
      <w:r w:rsidR="00201614" w:rsidRPr="002D18CA">
        <w:rPr>
          <w:rFonts w:eastAsiaTheme="minorEastAsia"/>
          <w:lang w:val="en-US"/>
        </w:rPr>
        <w:t xml:space="preserve">variables as in </w:t>
      </w:r>
      <w:r w:rsidR="00201614" w:rsidRPr="002D18CA">
        <w:rPr>
          <w:rFonts w:eastAsiaTheme="minorEastAsia"/>
          <w:lang w:val="en-US"/>
        </w:rPr>
        <w:fldChar w:fldCharType="begin"/>
      </w:r>
      <w:r w:rsidR="00201614" w:rsidRPr="002D18CA">
        <w:rPr>
          <w:rFonts w:eastAsiaTheme="minorEastAsia"/>
          <w:lang w:val="en-US"/>
        </w:rPr>
        <w:instrText xml:space="preserve"> REF _Ref50923257 \h </w:instrText>
      </w:r>
      <w:r w:rsidR="004B4021" w:rsidRPr="002D18CA">
        <w:rPr>
          <w:rFonts w:eastAsiaTheme="minorEastAsia"/>
          <w:lang w:val="en-US"/>
        </w:rPr>
        <w:instrText xml:space="preserve"> \* MERGEFORMAT </w:instrText>
      </w:r>
      <w:r w:rsidR="00201614" w:rsidRPr="002D18CA">
        <w:rPr>
          <w:rFonts w:eastAsiaTheme="minorEastAsia"/>
          <w:lang w:val="en-US"/>
        </w:rPr>
      </w:r>
      <w:r w:rsidR="00201614" w:rsidRPr="002D18CA">
        <w:rPr>
          <w:rFonts w:eastAsiaTheme="minorEastAsia"/>
          <w:lang w:val="en-US"/>
        </w:rPr>
        <w:fldChar w:fldCharType="separate"/>
      </w:r>
      <w:r w:rsidR="00874176" w:rsidRPr="00874176">
        <w:rPr>
          <w:lang w:val="en-US"/>
        </w:rPr>
        <w:t>(</w:t>
      </w:r>
      <w:r w:rsidR="00874176" w:rsidRPr="00874176">
        <w:rPr>
          <w:noProof/>
          <w:lang w:val="en-US"/>
        </w:rPr>
        <w:t>3</w:t>
      </w:r>
      <w:r w:rsidR="00201614" w:rsidRPr="002D18CA">
        <w:rPr>
          <w:rFonts w:eastAsiaTheme="minorEastAsia"/>
          <w:lang w:val="en-US"/>
        </w:rPr>
        <w:fldChar w:fldCharType="end"/>
      </w:r>
      <w:r w:rsidR="00201614" w:rsidRPr="002D18CA">
        <w:rPr>
          <w:rFonts w:eastAsiaTheme="minorEastAsia"/>
          <w:lang w:val="en-US"/>
        </w:rPr>
        <w:t>)</w:t>
      </w:r>
      <w:r w:rsidRPr="002D18CA">
        <w:rPr>
          <w:rFonts w:eastAsiaTheme="minorEastAsia"/>
          <w:lang w:val="en-US"/>
        </w:rPr>
        <w:t xml:space="preserve">. This results in the following </w:t>
      </w:r>
      <w:r w:rsidR="00246B3B">
        <w:rPr>
          <w:rFonts w:eastAsiaTheme="minorEastAsia"/>
          <w:lang w:val="en-US"/>
        </w:rPr>
        <w:t>model</w:t>
      </w:r>
      <w:r w:rsidR="0038095E">
        <w:rPr>
          <w:rFonts w:eastAsiaTheme="minorEastAsia"/>
          <w:lang w:val="en-US"/>
        </w:rPr>
        <w:t>:</w:t>
      </w:r>
      <w:r w:rsidRPr="002D18CA">
        <w:rPr>
          <w:rFonts w:eastAsiaTheme="minorEastAsia"/>
          <w:lang w:val="en-US"/>
        </w:rPr>
        <w:t xml:space="preserve"> </w:t>
      </w:r>
    </w:p>
    <w:p w14:paraId="6CBD37D5" w14:textId="77777777" w:rsidR="00201614" w:rsidRPr="006F422E" w:rsidRDefault="00201614" w:rsidP="00516394">
      <w:pPr>
        <w:rPr>
          <w:rFonts w:eastAsiaTheme="minorEastAsia"/>
          <w:lang w:val="en-US"/>
        </w:rPr>
      </w:pPr>
    </w:p>
    <w:p w14:paraId="43A412B2" w14:textId="4E84DE91" w:rsidR="00516394" w:rsidRPr="006F422E" w:rsidRDefault="00201614" w:rsidP="002E5A95">
      <w:pPr>
        <w:pStyle w:val="Caption"/>
        <w:jc w:val="center"/>
        <w:rPr>
          <w:sz w:val="24"/>
          <w:szCs w:val="24"/>
        </w:rPr>
      </w:pPr>
      <w:bookmarkStart w:id="445" w:name="_Ref50923959"/>
      <w:r w:rsidRPr="006F422E">
        <w:rPr>
          <w:sz w:val="24"/>
          <w:szCs w:val="24"/>
        </w:rPr>
        <w:t>(</w:t>
      </w:r>
      <w:r w:rsidRPr="006F422E">
        <w:rPr>
          <w:sz w:val="24"/>
          <w:szCs w:val="24"/>
        </w:rPr>
        <w:fldChar w:fldCharType="begin"/>
      </w:r>
      <w:r w:rsidRPr="006F422E">
        <w:rPr>
          <w:sz w:val="24"/>
          <w:szCs w:val="24"/>
        </w:rPr>
        <w:instrText xml:space="preserve"> SEQ Equation \* ARABIC </w:instrText>
      </w:r>
      <w:r w:rsidRPr="006F422E">
        <w:rPr>
          <w:sz w:val="24"/>
          <w:szCs w:val="24"/>
        </w:rPr>
        <w:fldChar w:fldCharType="separate"/>
      </w:r>
      <w:r w:rsidR="00874176">
        <w:rPr>
          <w:noProof/>
          <w:sz w:val="24"/>
          <w:szCs w:val="24"/>
        </w:rPr>
        <w:t>4</w:t>
      </w:r>
      <w:r w:rsidRPr="006F422E">
        <w:rPr>
          <w:sz w:val="24"/>
          <w:szCs w:val="24"/>
        </w:rPr>
        <w:fldChar w:fldCharType="end"/>
      </w:r>
      <w:bookmarkEnd w:id="445"/>
      <w:r w:rsidRPr="006F422E">
        <w:rPr>
          <w:sz w:val="24"/>
          <w:szCs w:val="24"/>
        </w:rPr>
        <w:t xml:space="preserve">)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cds</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ϑ</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+Γ</m:t>
        </m:r>
        <m:acc>
          <m:accPr>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Δcds</m:t>
                </m:r>
              </m:e>
              <m:sub>
                <m:r>
                  <w:rPr>
                    <w:rFonts w:ascii="Cambria Math" w:hAnsi="Cambria Math"/>
                    <w:sz w:val="24"/>
                    <w:szCs w:val="24"/>
                  </w:rPr>
                  <m:t>i,t</m:t>
                </m:r>
              </m:sub>
            </m:sSub>
          </m:e>
        </m:acc>
        <m:r>
          <w:rPr>
            <w:rFonts w:ascii="Cambria Math" w:hAnsi="Cambria Math"/>
            <w:sz w:val="24"/>
            <w:szCs w:val="24"/>
          </w:rPr>
          <m:t>+θ</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i,t</m:t>
            </m:r>
          </m:sub>
          <m:sup>
            <m:r>
              <w:rPr>
                <w:rFonts w:ascii="Cambria Math" w:hAnsi="Cambria Math"/>
                <w:sz w:val="24"/>
                <w:szCs w:val="24"/>
              </w:rPr>
              <m:t>COVID</m:t>
            </m:r>
          </m:sup>
        </m:sSubSup>
        <m:r>
          <w:rPr>
            <w:rFonts w:ascii="Cambria Math" w:hAnsi="Cambria Math"/>
            <w:sz w:val="24"/>
            <w:szCs w:val="24"/>
          </w:rPr>
          <m:t>+γ</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i,t</m:t>
            </m:r>
          </m:sub>
          <m:sup>
            <m:r>
              <w:rPr>
                <w:rFonts w:ascii="Cambria Math" w:hAnsi="Cambria Math"/>
                <w:sz w:val="24"/>
                <w:szCs w:val="24"/>
              </w:rPr>
              <m:t>economy</m:t>
            </m:r>
          </m:sup>
        </m:sSubSup>
        <m:r>
          <w:rPr>
            <w:rFonts w:ascii="Cambria Math" w:hAnsi="Cambria Math"/>
            <w:sz w:val="24"/>
            <w:szCs w:val="24"/>
          </w:rPr>
          <m:t>+η</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i,t</m:t>
            </m:r>
          </m:sub>
          <m:sup>
            <m:r>
              <w:rPr>
                <w:rFonts w:ascii="Cambria Math" w:hAnsi="Cambria Math"/>
                <w:sz w:val="24"/>
                <w:szCs w:val="24"/>
              </w:rPr>
              <m:t>policy</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i,t</m:t>
            </m:r>
          </m:sub>
        </m:sSub>
      </m:oMath>
    </w:p>
    <w:p w14:paraId="1D88A101" w14:textId="4B1BF36C" w:rsidR="00201614" w:rsidRPr="006F422E" w:rsidRDefault="00201614" w:rsidP="00516394">
      <w:pPr>
        <w:rPr>
          <w:rFonts w:ascii="Cambria Math" w:hAnsi="Cambria Math"/>
          <w:i/>
          <w:iCs/>
          <w:color w:val="44546A" w:themeColor="text2"/>
          <w:lang w:val="en-US"/>
        </w:rPr>
      </w:pPr>
      <m:oMathPara>
        <m:oMath>
          <m:r>
            <w:rPr>
              <w:rFonts w:ascii="Cambria Math" w:hAnsi="Cambria Math"/>
              <w:color w:val="44546A" w:themeColor="text2"/>
              <w:lang w:val="en-US"/>
            </w:rPr>
            <m:t>March 1, 2020 ≤t ≤March 31, 2020</m:t>
          </m:r>
        </m:oMath>
      </m:oMathPara>
    </w:p>
    <w:p w14:paraId="0DB675F6" w14:textId="77777777" w:rsidR="002E5A95" w:rsidRPr="006F422E" w:rsidRDefault="002E5A95" w:rsidP="002E5A95">
      <w:pPr>
        <w:rPr>
          <w:lang w:val="en-US"/>
        </w:rPr>
      </w:pPr>
    </w:p>
    <w:p w14:paraId="681C9AE7" w14:textId="04640F95" w:rsidR="002E5A95" w:rsidRPr="006F422E" w:rsidRDefault="00201614" w:rsidP="002E5A95">
      <w:pPr>
        <w:rPr>
          <w:lang w:val="en-US"/>
        </w:rPr>
      </w:pPr>
      <w:proofErr w:type="gramStart"/>
      <w:r w:rsidRPr="006F422E">
        <w:rPr>
          <w:lang w:val="en-US"/>
        </w:rPr>
        <w:t>where</w:t>
      </w:r>
      <w:proofErr w:type="gramEnd"/>
    </w:p>
    <w:p w14:paraId="1D9577F6" w14:textId="2C6F7659" w:rsidR="00201614" w:rsidRPr="006F422E" w:rsidRDefault="00FC6441" w:rsidP="002E5A95">
      <w:pPr>
        <w:jc w:val="center"/>
        <w:rPr>
          <w:rFonts w:cs="Arial"/>
          <w:lang w:val="en-US"/>
        </w:rPr>
      </w:pPr>
      <m:oMath>
        <m:acc>
          <m:accPr>
            <m:ctrlPr>
              <w:rPr>
                <w:rFonts w:ascii="Cambria Math" w:hAnsi="Cambria Math"/>
                <w:i/>
                <w:iCs/>
                <w:color w:val="44546A" w:themeColor="text2"/>
                <w:lang w:val="en-US"/>
              </w:rPr>
            </m:ctrlPr>
          </m:accPr>
          <m:e>
            <m:sSub>
              <m:sSubPr>
                <m:ctrlPr>
                  <w:rPr>
                    <w:rFonts w:ascii="Cambria Math" w:hAnsi="Cambria Math"/>
                    <w:i/>
                    <w:iCs/>
                    <w:color w:val="44546A" w:themeColor="text2"/>
                    <w:lang w:val="en-US"/>
                  </w:rPr>
                </m:ctrlPr>
              </m:sSubPr>
              <m:e>
                <m:r>
                  <w:rPr>
                    <w:rFonts w:ascii="Cambria Math" w:hAnsi="Cambria Math"/>
                    <w:color w:val="44546A" w:themeColor="text2"/>
                    <w:lang w:val="en-US"/>
                  </w:rPr>
                  <m:t>Δcds</m:t>
                </m:r>
              </m:e>
              <m:sub>
                <m:r>
                  <w:rPr>
                    <w:rFonts w:ascii="Cambria Math" w:hAnsi="Cambria Math"/>
                    <w:color w:val="44546A" w:themeColor="text2"/>
                    <w:lang w:val="en-US"/>
                  </w:rPr>
                  <m:t>i,t</m:t>
                </m:r>
              </m:sub>
            </m:sSub>
          </m:e>
        </m:acc>
      </m:oMath>
      <w:r w:rsidR="00201614" w:rsidRPr="006F422E">
        <w:rPr>
          <w:rFonts w:asciiTheme="minorHAnsi" w:hAnsiTheme="minorHAnsi"/>
          <w:i/>
          <w:iCs/>
          <w:color w:val="44546A" w:themeColor="text2"/>
          <w:lang w:val="en-US"/>
        </w:rPr>
        <w:t xml:space="preserve">= </w:t>
      </w:r>
      <m:oMath>
        <m:sSub>
          <m:sSubPr>
            <m:ctrlPr>
              <w:rPr>
                <w:rFonts w:ascii="Cambria Math" w:hAnsi="Cambria Math"/>
                <w:i/>
                <w:iCs/>
                <w:color w:val="44546A" w:themeColor="text2"/>
                <w:lang w:val="en-US"/>
              </w:rPr>
            </m:ctrlPr>
          </m:sSubPr>
          <m:e>
            <m:acc>
              <m:accPr>
                <m:ctrlPr>
                  <w:rPr>
                    <w:rFonts w:ascii="Cambria Math" w:hAnsi="Cambria Math"/>
                    <w:i/>
                    <w:iCs/>
                    <w:color w:val="44546A" w:themeColor="text2"/>
                    <w:lang w:val="en-US"/>
                  </w:rPr>
                </m:ctrlPr>
              </m:accPr>
              <m:e>
                <m:r>
                  <w:rPr>
                    <w:rFonts w:ascii="Cambria Math" w:hAnsi="Cambria Math"/>
                    <w:color w:val="44546A" w:themeColor="text2"/>
                    <w:lang w:val="en-US"/>
                  </w:rPr>
                  <m:t>α</m:t>
                </m:r>
              </m:e>
            </m:acc>
          </m:e>
          <m:sub>
            <m:r>
              <w:rPr>
                <w:rFonts w:ascii="Cambria Math" w:hAnsi="Cambria Math"/>
                <w:color w:val="44546A" w:themeColor="text2"/>
                <w:lang w:val="en-US"/>
              </w:rPr>
              <m:t>i</m:t>
            </m:r>
          </m:sub>
        </m:sSub>
        <m:r>
          <w:rPr>
            <w:rFonts w:ascii="Cambria Math" w:hAnsi="Cambria Math"/>
            <w:color w:val="44546A" w:themeColor="text2"/>
            <w:lang w:val="en-US"/>
          </w:rPr>
          <m:t>+</m:t>
        </m:r>
        <m:sSub>
          <m:sSubPr>
            <m:ctrlPr>
              <w:rPr>
                <w:rFonts w:ascii="Cambria Math" w:hAnsi="Cambria Math"/>
                <w:i/>
                <w:iCs/>
                <w:color w:val="44546A" w:themeColor="text2"/>
                <w:lang w:val="en-US"/>
              </w:rPr>
            </m:ctrlPr>
          </m:sSubPr>
          <m:e>
            <m:acc>
              <m:accPr>
                <m:ctrlPr>
                  <w:rPr>
                    <w:rFonts w:ascii="Cambria Math" w:hAnsi="Cambria Math"/>
                    <w:i/>
                    <w:iCs/>
                    <w:color w:val="44546A" w:themeColor="text2"/>
                    <w:lang w:val="en-US"/>
                  </w:rPr>
                </m:ctrlPr>
              </m:accPr>
              <m:e>
                <m:r>
                  <w:rPr>
                    <w:rFonts w:ascii="Cambria Math" w:hAnsi="Cambria Math"/>
                    <w:color w:val="44546A" w:themeColor="text2"/>
                    <w:lang w:val="en-US"/>
                  </w:rPr>
                  <m:t>ϕ</m:t>
                </m:r>
              </m:e>
            </m:acc>
          </m:e>
          <m:sub>
            <m:r>
              <w:rPr>
                <w:rFonts w:ascii="Cambria Math" w:hAnsi="Cambria Math"/>
                <w:color w:val="44546A" w:themeColor="text2"/>
                <w:lang w:val="en-US"/>
              </w:rPr>
              <m:t>i</m:t>
            </m:r>
          </m:sub>
        </m:sSub>
        <m:sSub>
          <m:sSubPr>
            <m:ctrlPr>
              <w:rPr>
                <w:rFonts w:ascii="Cambria Math" w:hAnsi="Cambria Math"/>
                <w:i/>
                <w:iCs/>
                <w:color w:val="44546A" w:themeColor="text2"/>
                <w:lang w:val="en-US"/>
              </w:rPr>
            </m:ctrlPr>
          </m:sSubPr>
          <m:e>
            <m:r>
              <w:rPr>
                <w:rFonts w:ascii="Cambria Math" w:hAnsi="Cambria Math"/>
                <w:color w:val="44546A" w:themeColor="text2"/>
                <w:lang w:val="en-US"/>
              </w:rPr>
              <m:t>∆cds</m:t>
            </m:r>
          </m:e>
          <m:sub>
            <m:r>
              <w:rPr>
                <w:rFonts w:ascii="Cambria Math" w:hAnsi="Cambria Math"/>
                <w:color w:val="44546A" w:themeColor="text2"/>
                <w:lang w:val="en-US"/>
              </w:rPr>
              <m:t>i,t-1</m:t>
            </m:r>
          </m:sub>
        </m:sSub>
        <m:r>
          <w:rPr>
            <w:rFonts w:ascii="Cambria Math" w:hAnsi="Cambria Math"/>
            <w:color w:val="44546A" w:themeColor="text2"/>
            <w:lang w:val="en-US"/>
          </w:rPr>
          <m:t>+</m:t>
        </m:r>
        <m:sSub>
          <m:sSubPr>
            <m:ctrlPr>
              <w:rPr>
                <w:rFonts w:ascii="Cambria Math" w:hAnsi="Cambria Math"/>
                <w:i/>
                <w:iCs/>
                <w:color w:val="44546A" w:themeColor="text2"/>
                <w:lang w:val="en-US"/>
              </w:rPr>
            </m:ctrlPr>
          </m:sSubPr>
          <m:e>
            <m:acc>
              <m:accPr>
                <m:ctrlPr>
                  <w:rPr>
                    <w:rFonts w:ascii="Cambria Math" w:hAnsi="Cambria Math"/>
                    <w:i/>
                    <w:iCs/>
                    <w:color w:val="44546A" w:themeColor="text2"/>
                    <w:lang w:val="en-US"/>
                  </w:rPr>
                </m:ctrlPr>
              </m:accPr>
              <m:e>
                <m:r>
                  <w:rPr>
                    <w:rFonts w:ascii="Cambria Math" w:hAnsi="Cambria Math"/>
                    <w:color w:val="44546A" w:themeColor="text2"/>
                    <w:lang w:val="en-US"/>
                  </w:rPr>
                  <m:t>β</m:t>
                </m:r>
              </m:e>
            </m:acc>
          </m:e>
          <m:sub>
            <m:r>
              <w:rPr>
                <w:rFonts w:ascii="Cambria Math" w:hAnsi="Cambria Math"/>
                <w:color w:val="44546A" w:themeColor="text2"/>
                <w:lang w:val="en-US"/>
              </w:rPr>
              <m:t>i1</m:t>
            </m:r>
          </m:sub>
        </m:sSub>
        <m:sSub>
          <m:sSubPr>
            <m:ctrlPr>
              <w:rPr>
                <w:rFonts w:ascii="Cambria Math" w:hAnsi="Cambria Math"/>
                <w:i/>
                <w:iCs/>
                <w:color w:val="44546A" w:themeColor="text2"/>
                <w:lang w:val="en-US"/>
              </w:rPr>
            </m:ctrlPr>
          </m:sSubPr>
          <m:e>
            <m:r>
              <w:rPr>
                <w:rFonts w:ascii="Cambria Math" w:hAnsi="Cambria Math"/>
                <w:color w:val="44546A" w:themeColor="text2"/>
                <w:lang w:val="en-US"/>
              </w:rPr>
              <m:t>∆GCDS</m:t>
            </m:r>
          </m:e>
          <m:sub>
            <m:r>
              <w:rPr>
                <w:rFonts w:ascii="Cambria Math" w:hAnsi="Cambria Math"/>
                <w:color w:val="44546A" w:themeColor="text2"/>
                <w:lang w:val="en-US"/>
              </w:rPr>
              <m:t>t</m:t>
            </m:r>
          </m:sub>
        </m:sSub>
        <m:r>
          <w:rPr>
            <w:rFonts w:ascii="Cambria Math" w:hAnsi="Cambria Math"/>
            <w:color w:val="44546A" w:themeColor="text2"/>
            <w:lang w:val="en-US"/>
          </w:rPr>
          <m:t xml:space="preserve">+ </m:t>
        </m:r>
        <m:sSub>
          <m:sSubPr>
            <m:ctrlPr>
              <w:rPr>
                <w:rFonts w:ascii="Cambria Math" w:hAnsi="Cambria Math"/>
                <w:i/>
                <w:iCs/>
                <w:color w:val="44546A" w:themeColor="text2"/>
                <w:lang w:val="en-US"/>
              </w:rPr>
            </m:ctrlPr>
          </m:sSubPr>
          <m:e>
            <m:acc>
              <m:accPr>
                <m:ctrlPr>
                  <w:rPr>
                    <w:rFonts w:ascii="Cambria Math" w:hAnsi="Cambria Math"/>
                    <w:i/>
                    <w:iCs/>
                    <w:color w:val="44546A" w:themeColor="text2"/>
                    <w:lang w:val="en-US"/>
                  </w:rPr>
                </m:ctrlPr>
              </m:accPr>
              <m:e>
                <m:r>
                  <w:rPr>
                    <w:rFonts w:ascii="Cambria Math" w:hAnsi="Cambria Math"/>
                    <w:color w:val="44546A" w:themeColor="text2"/>
                    <w:lang w:val="en-US"/>
                  </w:rPr>
                  <m:t>β</m:t>
                </m:r>
              </m:e>
            </m:acc>
          </m:e>
          <m:sub>
            <m:r>
              <w:rPr>
                <w:rFonts w:ascii="Cambria Math" w:hAnsi="Cambria Math"/>
                <w:color w:val="44546A" w:themeColor="text2"/>
                <w:lang w:val="en-US"/>
              </w:rPr>
              <m:t>i2</m:t>
            </m:r>
          </m:sub>
        </m:sSub>
        <m:sSub>
          <m:sSubPr>
            <m:ctrlPr>
              <w:rPr>
                <w:rFonts w:ascii="Cambria Math" w:hAnsi="Cambria Math"/>
                <w:i/>
                <w:iCs/>
                <w:color w:val="44546A" w:themeColor="text2"/>
                <w:lang w:val="en-US"/>
              </w:rPr>
            </m:ctrlPr>
          </m:sSubPr>
          <m:e>
            <m:r>
              <w:rPr>
                <w:rFonts w:ascii="Cambria Math" w:hAnsi="Cambria Math"/>
                <w:color w:val="44546A" w:themeColor="text2"/>
                <w:lang w:val="en-US"/>
              </w:rPr>
              <m:t>∆RCDS</m:t>
            </m:r>
          </m:e>
          <m:sub>
            <m:sSup>
              <m:sSupPr>
                <m:ctrlPr>
                  <w:rPr>
                    <w:rFonts w:ascii="Cambria Math" w:hAnsi="Cambria Math"/>
                    <w:i/>
                    <w:iCs/>
                    <w:color w:val="44546A" w:themeColor="text2"/>
                    <w:lang w:val="en-US"/>
                  </w:rPr>
                </m:ctrlPr>
              </m:sSupPr>
              <m:e>
                <m:r>
                  <w:rPr>
                    <w:rFonts w:ascii="Cambria Math" w:hAnsi="Cambria Math"/>
                    <w:color w:val="44546A" w:themeColor="text2"/>
                    <w:lang w:val="en-US"/>
                  </w:rPr>
                  <m:t>i</m:t>
                </m:r>
              </m:e>
              <m:sup>
                <m:r>
                  <w:rPr>
                    <w:rFonts w:ascii="Cambria Math" w:hAnsi="Cambria Math"/>
                    <w:color w:val="44546A" w:themeColor="text2"/>
                    <w:lang w:val="en-US"/>
                  </w:rPr>
                  <m:t>'</m:t>
                </m:r>
              </m:sup>
            </m:sSup>
            <m:r>
              <w:rPr>
                <w:rFonts w:ascii="Cambria Math" w:hAnsi="Cambria Math"/>
                <w:color w:val="44546A" w:themeColor="text2"/>
                <w:lang w:val="en-US"/>
              </w:rPr>
              <m:t>,j,t</m:t>
            </m:r>
          </m:sub>
        </m:sSub>
      </m:oMath>
    </w:p>
    <w:p w14:paraId="0A27CE9E" w14:textId="77777777" w:rsidR="00201614" w:rsidRPr="002D18CA" w:rsidRDefault="00201614" w:rsidP="00516394">
      <w:pPr>
        <w:rPr>
          <w:rFonts w:eastAsiaTheme="minorEastAsia"/>
          <w:lang w:val="en-US"/>
        </w:rPr>
      </w:pPr>
    </w:p>
    <w:p w14:paraId="342E4A5B" w14:textId="1F2F1C3A" w:rsidR="00201614" w:rsidRPr="002D18CA" w:rsidRDefault="00201614" w:rsidP="00516394">
      <w:pPr>
        <w:rPr>
          <w:lang w:val="en-US"/>
        </w:rPr>
      </w:pPr>
      <w:r w:rsidRPr="002D18CA">
        <w:rPr>
          <w:rFonts w:eastAsiaTheme="minorEastAsia"/>
          <w:lang w:val="en-US"/>
        </w:rPr>
        <w:t>are the model-implied values of the daily CDS spread changes</w:t>
      </w:r>
      <w:r w:rsidR="00516394">
        <w:rPr>
          <w:rFonts w:eastAsiaTheme="minorEastAsia"/>
          <w:lang w:val="en-US"/>
        </w:rPr>
        <w:t>.</w:t>
      </w:r>
    </w:p>
    <w:p w14:paraId="6EE75F6B" w14:textId="77777777" w:rsidR="00201614" w:rsidRPr="002D18CA" w:rsidRDefault="00201614" w:rsidP="00516394">
      <w:pPr>
        <w:rPr>
          <w:lang w:val="en-US"/>
        </w:rPr>
      </w:pPr>
    </w:p>
    <w:p w14:paraId="0A14C2C6" w14:textId="65BF9C3E" w:rsidR="00201614" w:rsidRPr="002D18CA" w:rsidRDefault="00201614" w:rsidP="00516394">
      <w:pPr>
        <w:rPr>
          <w:lang w:val="en-US"/>
        </w:rPr>
      </w:pPr>
      <w:r w:rsidRPr="002D18CA">
        <w:rPr>
          <w:lang w:val="en-US"/>
        </w:rPr>
        <w:lastRenderedPageBreak/>
        <w:t xml:space="preserve">Essentially, in </w:t>
      </w:r>
      <w:r w:rsidRPr="002D18CA">
        <w:rPr>
          <w:lang w:val="en-US"/>
        </w:rPr>
        <w:fldChar w:fldCharType="begin"/>
      </w:r>
      <w:r w:rsidRPr="002D18CA">
        <w:rPr>
          <w:lang w:val="en-US"/>
        </w:rPr>
        <w:instrText xml:space="preserve"> REF _Ref50923959 \h </w:instrText>
      </w:r>
      <w:r w:rsidR="004B4021" w:rsidRPr="002D18CA">
        <w:rPr>
          <w:lang w:val="en-US"/>
        </w:rPr>
        <w:instrText xml:space="preserve"> \* MERGEFORMAT </w:instrText>
      </w:r>
      <w:r w:rsidRPr="002D18CA">
        <w:rPr>
          <w:lang w:val="en-US"/>
        </w:rPr>
      </w:r>
      <w:r w:rsidRPr="002D18CA">
        <w:rPr>
          <w:lang w:val="en-US"/>
        </w:rPr>
        <w:fldChar w:fldCharType="separate"/>
      </w:r>
      <w:r w:rsidR="00874176" w:rsidRPr="00874176">
        <w:rPr>
          <w:lang w:val="en-US"/>
        </w:rPr>
        <w:t>(</w:t>
      </w:r>
      <w:r w:rsidR="00874176" w:rsidRPr="00874176">
        <w:rPr>
          <w:noProof/>
          <w:lang w:val="en-US"/>
        </w:rPr>
        <w:t>4</w:t>
      </w:r>
      <w:r w:rsidRPr="002D18CA">
        <w:rPr>
          <w:lang w:val="en-US"/>
        </w:rPr>
        <w:fldChar w:fldCharType="end"/>
      </w:r>
      <w:r w:rsidRPr="002D18CA">
        <w:rPr>
          <w:lang w:val="en-US"/>
        </w:rPr>
        <w:t xml:space="preserve">) we take apart the two components that make up the </w:t>
      </w:r>
      <w:del w:id="446" w:author="Timo Dahler" w:date="2021-02-04T07:50:00Z">
        <w:r w:rsidRPr="002D18CA" w:rsidDel="00DB7DF9">
          <w:rPr>
            <w:lang w:val="en-US"/>
          </w:rPr>
          <w:delText>COVID</w:delText>
        </w:r>
        <w:r w:rsidR="008C3412" w:rsidRPr="002D18CA" w:rsidDel="00DB7DF9">
          <w:rPr>
            <w:lang w:val="en-US"/>
          </w:rPr>
          <w:delText>-19</w:delText>
        </w:r>
        <w:r w:rsidRPr="002D18CA" w:rsidDel="00DB7DF9">
          <w:rPr>
            <w:lang w:val="en-US"/>
          </w:rPr>
          <w:delText xml:space="preserve"> </w:delText>
        </w:r>
      </w:del>
      <w:r w:rsidRPr="002D18CA">
        <w:rPr>
          <w:lang w:val="en-US"/>
        </w:rPr>
        <w:t xml:space="preserve">residual. This way, it becomes obvious that the regression in </w:t>
      </w:r>
      <w:r w:rsidRPr="002D18CA">
        <w:rPr>
          <w:lang w:val="en-US"/>
        </w:rPr>
        <w:fldChar w:fldCharType="begin"/>
      </w:r>
      <w:r w:rsidRPr="002D18CA">
        <w:rPr>
          <w:lang w:val="en-US"/>
        </w:rPr>
        <w:instrText xml:space="preserve"> REF _Ref50923257 \h </w:instrText>
      </w:r>
      <w:r w:rsidR="004B4021" w:rsidRPr="002D18CA">
        <w:rPr>
          <w:lang w:val="en-US"/>
        </w:rPr>
        <w:instrText xml:space="preserve"> \* MERGEFORMAT </w:instrText>
      </w:r>
      <w:r w:rsidRPr="002D18CA">
        <w:rPr>
          <w:lang w:val="en-US"/>
        </w:rPr>
      </w:r>
      <w:r w:rsidRPr="002D18CA">
        <w:rPr>
          <w:lang w:val="en-US"/>
        </w:rPr>
        <w:fldChar w:fldCharType="separate"/>
      </w:r>
      <w:r w:rsidR="00874176" w:rsidRPr="00874176">
        <w:rPr>
          <w:lang w:val="en-US"/>
        </w:rPr>
        <w:t>(</w:t>
      </w:r>
      <w:r w:rsidR="00874176" w:rsidRPr="00874176">
        <w:rPr>
          <w:noProof/>
          <w:lang w:val="en-US"/>
        </w:rPr>
        <w:t>3</w:t>
      </w:r>
      <w:r w:rsidRPr="002D18CA">
        <w:rPr>
          <w:lang w:val="en-US"/>
        </w:rPr>
        <w:fldChar w:fldCharType="end"/>
      </w:r>
      <w:r w:rsidRPr="002D18CA">
        <w:rPr>
          <w:lang w:val="en-US"/>
        </w:rPr>
        <w:t xml:space="preserve">) with the </w:t>
      </w:r>
      <w:del w:id="447" w:author="Timo Dahler" w:date="2021-02-04T07:51:00Z">
        <w:r w:rsidRPr="002D18CA" w:rsidDel="00DB7DF9">
          <w:rPr>
            <w:lang w:val="en-US"/>
          </w:rPr>
          <w:delText>COVID</w:delText>
        </w:r>
        <w:r w:rsidR="008C3412" w:rsidRPr="002D18CA" w:rsidDel="00DB7DF9">
          <w:rPr>
            <w:lang w:val="en-US"/>
          </w:rPr>
          <w:delText>-19</w:delText>
        </w:r>
        <w:r w:rsidRPr="002D18CA" w:rsidDel="00DB7DF9">
          <w:rPr>
            <w:lang w:val="en-US"/>
          </w:rPr>
          <w:delText xml:space="preserve"> </w:delText>
        </w:r>
      </w:del>
      <w:r w:rsidRPr="002D18CA">
        <w:rPr>
          <w:lang w:val="en-US"/>
        </w:rPr>
        <w:t xml:space="preserve">residual as an outcome variable is equivalent to the regression in </w:t>
      </w:r>
      <w:r w:rsidRPr="002D18CA">
        <w:rPr>
          <w:lang w:val="en-US"/>
        </w:rPr>
        <w:fldChar w:fldCharType="begin"/>
      </w:r>
      <w:r w:rsidRPr="002D18CA">
        <w:rPr>
          <w:lang w:val="en-US"/>
        </w:rPr>
        <w:instrText xml:space="preserve"> REF _Ref50923959 \h  \* MERGEFORMAT </w:instrText>
      </w:r>
      <w:r w:rsidRPr="002D18CA">
        <w:rPr>
          <w:lang w:val="en-US"/>
        </w:rPr>
      </w:r>
      <w:r w:rsidRPr="002D18CA">
        <w:rPr>
          <w:lang w:val="en-US"/>
        </w:rPr>
        <w:fldChar w:fldCharType="separate"/>
      </w:r>
      <w:r w:rsidR="00874176" w:rsidRPr="00874176">
        <w:rPr>
          <w:lang w:val="en-US"/>
        </w:rPr>
        <w:t>(4</w:t>
      </w:r>
      <w:r w:rsidRPr="002D18CA">
        <w:rPr>
          <w:lang w:val="en-US"/>
        </w:rPr>
        <w:fldChar w:fldCharType="end"/>
      </w:r>
      <w:r w:rsidRPr="002D18CA">
        <w:rPr>
          <w:lang w:val="en-US"/>
        </w:rPr>
        <w:t xml:space="preserve">) </w:t>
      </w:r>
      <w:r w:rsidR="003F2060" w:rsidRPr="002D18CA">
        <w:rPr>
          <w:lang w:val="en-US"/>
        </w:rPr>
        <w:t>when we restrict</w:t>
      </w:r>
      <w:r w:rsidR="00EF1FBE" w:rsidRPr="002D18CA">
        <w:rPr>
          <w:lang w:val="en-US"/>
        </w:rPr>
        <w:t xml:space="preserve"> </w:t>
      </w:r>
      <m:oMath>
        <m:r>
          <m:rPr>
            <m:sty m:val="p"/>
          </m:rPr>
          <w:rPr>
            <w:rFonts w:ascii="Cambria Math" w:hAnsi="Cambria Math"/>
            <w:lang w:val="en-US"/>
          </w:rPr>
          <m:t>Γ=0</m:t>
        </m:r>
      </m:oMath>
      <w:r w:rsidRPr="00516394">
        <w:rPr>
          <w:lang w:val="en-US"/>
        </w:rPr>
        <w:t>.</w:t>
      </w:r>
      <w:r w:rsidR="006D67C0" w:rsidRPr="00516394">
        <w:rPr>
          <w:lang w:val="en-US"/>
        </w:rPr>
        <w:t xml:space="preserve"> </w:t>
      </w:r>
      <w:r w:rsidR="003F2060" w:rsidRPr="00516394">
        <w:rPr>
          <w:lang w:val="en-US"/>
        </w:rPr>
        <w:t>Crucially</w:t>
      </w:r>
      <w:r w:rsidR="006D67C0" w:rsidRPr="00516394">
        <w:rPr>
          <w:lang w:val="en-US"/>
        </w:rPr>
        <w:t>,</w:t>
      </w:r>
      <w:r w:rsidRPr="00516394">
        <w:rPr>
          <w:lang w:val="en-US"/>
        </w:rPr>
        <w:t xml:space="preserve"> </w:t>
      </w:r>
      <w:r w:rsidR="006D67C0" w:rsidRPr="00516394">
        <w:rPr>
          <w:lang w:val="en-US"/>
        </w:rPr>
        <w:t xml:space="preserve">we </w:t>
      </w:r>
      <w:r w:rsidR="003F2060" w:rsidRPr="00516394">
        <w:rPr>
          <w:lang w:val="en-US"/>
        </w:rPr>
        <w:t>don’t impose this</w:t>
      </w:r>
      <w:r w:rsidR="006D67C0" w:rsidRPr="00516394">
        <w:rPr>
          <w:lang w:val="en-US"/>
        </w:rPr>
        <w:t xml:space="preserve"> restriction</w:t>
      </w:r>
      <w:del w:id="448" w:author="Timo Dahler" w:date="2021-02-04T07:51:00Z">
        <w:r w:rsidR="00516394" w:rsidRPr="00516394" w:rsidDel="00DB7DF9">
          <w:rPr>
            <w:lang w:val="en-US"/>
          </w:rPr>
          <w:delText>, however.</w:delText>
        </w:r>
        <w:r w:rsidR="003F2060" w:rsidRPr="00516394" w:rsidDel="00DB7DF9">
          <w:rPr>
            <w:lang w:val="en-US"/>
          </w:rPr>
          <w:delText xml:space="preserve"> </w:delText>
        </w:r>
        <w:r w:rsidR="00516394" w:rsidRPr="00516394" w:rsidDel="00DB7DF9">
          <w:rPr>
            <w:lang w:val="en-US"/>
          </w:rPr>
          <w:delText>This</w:delText>
        </w:r>
      </w:del>
      <w:ins w:id="449" w:author="Timo Dahler" w:date="2021-02-04T07:51:00Z">
        <w:r w:rsidR="00DB7DF9">
          <w:rPr>
            <w:lang w:val="en-US"/>
          </w:rPr>
          <w:t>, which</w:t>
        </w:r>
      </w:ins>
      <w:r w:rsidR="003F2060" w:rsidRPr="00516394">
        <w:rPr>
          <w:lang w:val="en-US"/>
        </w:rPr>
        <w:t xml:space="preserve"> </w:t>
      </w:r>
      <w:r w:rsidRPr="00516394">
        <w:rPr>
          <w:lang w:val="en-US"/>
        </w:rPr>
        <w:t>lends to a richer analysis</w:t>
      </w:r>
      <w:r w:rsidR="003F2060" w:rsidRPr="00516394">
        <w:rPr>
          <w:lang w:val="en-US"/>
        </w:rPr>
        <w:t xml:space="preserve"> of the relative contribution of CDS adjustments made by global/regional </w:t>
      </w:r>
      <w:del w:id="450" w:author="Timo Dahler" w:date="2021-02-04T07:51:00Z">
        <w:r w:rsidR="003F2060" w:rsidRPr="00516394" w:rsidDel="00DB7DF9">
          <w:rPr>
            <w:lang w:val="en-US"/>
          </w:rPr>
          <w:delText xml:space="preserve">drivers </w:delText>
        </w:r>
      </w:del>
      <w:r w:rsidR="003F2060" w:rsidRPr="00516394">
        <w:rPr>
          <w:lang w:val="en-US"/>
        </w:rPr>
        <w:t>and country-specific drivers.</w:t>
      </w:r>
      <w:r w:rsidR="003F2060" w:rsidRPr="002D18CA">
        <w:rPr>
          <w:lang w:val="en-US"/>
        </w:rPr>
        <w:t xml:space="preserve"> </w:t>
      </w:r>
    </w:p>
    <w:p w14:paraId="5DA6F664" w14:textId="18CE18B1" w:rsidR="000257C2" w:rsidRPr="002D18CA" w:rsidRDefault="000257C2" w:rsidP="00516394">
      <w:pPr>
        <w:pStyle w:val="Heading3"/>
      </w:pPr>
      <w:bookmarkStart w:id="451" w:name="_Toc62486911"/>
      <w:r w:rsidRPr="002D18CA">
        <w:t xml:space="preserve">Results and </w:t>
      </w:r>
      <w:r w:rsidRPr="00516394">
        <w:t>interpretation</w:t>
      </w:r>
      <w:bookmarkEnd w:id="451"/>
    </w:p>
    <w:p w14:paraId="73C69737" w14:textId="31DFED0D" w:rsidR="00246B3B" w:rsidRDefault="008C3412" w:rsidP="00516394">
      <w:pPr>
        <w:rPr>
          <w:lang w:val="en-US"/>
        </w:rPr>
      </w:pPr>
      <w:r w:rsidRPr="002D18CA">
        <w:rPr>
          <w:lang w:val="en-US"/>
        </w:rPr>
        <w:t>The results</w:t>
      </w:r>
      <w:r w:rsidR="00201614" w:rsidRPr="002D18CA">
        <w:rPr>
          <w:lang w:val="en-US"/>
        </w:rPr>
        <w:t xml:space="preserve"> </w:t>
      </w:r>
      <w:r w:rsidRPr="002D18CA">
        <w:rPr>
          <w:lang w:val="en-US"/>
        </w:rPr>
        <w:t xml:space="preserve">of </w:t>
      </w:r>
      <w:r w:rsidR="00516394" w:rsidRPr="002D18CA">
        <w:rPr>
          <w:lang w:val="en-US"/>
        </w:rPr>
        <w:fldChar w:fldCharType="begin"/>
      </w:r>
      <w:r w:rsidR="00516394" w:rsidRPr="002D18CA">
        <w:rPr>
          <w:lang w:val="en-US"/>
        </w:rPr>
        <w:instrText xml:space="preserve"> REF _Ref50923959 \h  \* MERGEFORMAT </w:instrText>
      </w:r>
      <w:r w:rsidR="00516394" w:rsidRPr="002D18CA">
        <w:rPr>
          <w:lang w:val="en-US"/>
        </w:rPr>
      </w:r>
      <w:r w:rsidR="00516394" w:rsidRPr="002D18CA">
        <w:rPr>
          <w:lang w:val="en-US"/>
        </w:rPr>
        <w:fldChar w:fldCharType="separate"/>
      </w:r>
      <w:r w:rsidR="00874176" w:rsidRPr="00874176">
        <w:rPr>
          <w:lang w:val="en-US"/>
        </w:rPr>
        <w:t>(</w:t>
      </w:r>
      <w:r w:rsidR="00874176" w:rsidRPr="00874176">
        <w:rPr>
          <w:noProof/>
          <w:lang w:val="en-US"/>
        </w:rPr>
        <w:t>4</w:t>
      </w:r>
      <w:r w:rsidR="00516394" w:rsidRPr="002D18CA">
        <w:rPr>
          <w:lang w:val="en-US"/>
        </w:rPr>
        <w:fldChar w:fldCharType="end"/>
      </w:r>
      <w:r w:rsidR="00516394" w:rsidRPr="002D18CA">
        <w:rPr>
          <w:lang w:val="en-US"/>
        </w:rPr>
        <w:t xml:space="preserve">) </w:t>
      </w:r>
      <w:r w:rsidR="00201614" w:rsidRPr="002D18CA">
        <w:rPr>
          <w:lang w:val="en-US"/>
        </w:rPr>
        <w:t>are reported in</w:t>
      </w:r>
      <w:r w:rsidRPr="002D18CA">
        <w:rPr>
          <w:lang w:val="en-US"/>
        </w:rPr>
        <w:t xml:space="preserve"> </w:t>
      </w:r>
      <w:r w:rsidRPr="002D18CA">
        <w:rPr>
          <w:lang w:val="en-US"/>
        </w:rPr>
        <w:fldChar w:fldCharType="begin"/>
      </w:r>
      <w:r w:rsidRPr="002D18CA">
        <w:rPr>
          <w:lang w:val="en-US"/>
        </w:rPr>
        <w:instrText xml:space="preserve"> REF _Ref62055138 \h  \* MERGEFORMAT </w:instrText>
      </w:r>
      <w:r w:rsidRPr="002D18CA">
        <w:rPr>
          <w:lang w:val="en-US"/>
        </w:rPr>
      </w:r>
      <w:r w:rsidRPr="002D18CA">
        <w:rPr>
          <w:lang w:val="en-US"/>
        </w:rPr>
        <w:fldChar w:fldCharType="separate"/>
      </w:r>
      <w:r w:rsidR="00874176" w:rsidRPr="00874176">
        <w:rPr>
          <w:lang w:val="en-US"/>
        </w:rPr>
        <w:t>Table 6</w:t>
      </w:r>
      <w:r w:rsidRPr="002D18CA">
        <w:rPr>
          <w:lang w:val="en-US"/>
        </w:rPr>
        <w:fldChar w:fldCharType="end"/>
      </w:r>
      <w:r w:rsidR="00201614" w:rsidRPr="002D18CA">
        <w:rPr>
          <w:lang w:val="en-US"/>
        </w:rPr>
        <w:t xml:space="preserve">. First, </w:t>
      </w:r>
      <w:r w:rsidR="00AD6BFC">
        <w:rPr>
          <w:lang w:val="en-US"/>
        </w:rPr>
        <w:t>note that i</w:t>
      </w:r>
      <w:r w:rsidR="00246B3B">
        <w:rPr>
          <w:lang w:val="en-US"/>
        </w:rPr>
        <w:t>n specification 1</w:t>
      </w:r>
      <w:r w:rsidR="00AD6BFC">
        <w:rPr>
          <w:lang w:val="en-US"/>
        </w:rPr>
        <w:t xml:space="preserve"> the coefficient for the fitted daily CDS spread change is highly statistically significant and of considerable magnitude. Specifically, a one percentage point increase in the CDS spread changes as predicted by the global/regional factor model alone is associated with </w:t>
      </w:r>
      <w:r w:rsidR="00246B3B">
        <w:rPr>
          <w:lang w:val="en-US"/>
        </w:rPr>
        <w:t>approximately</w:t>
      </w:r>
      <w:r w:rsidR="00AD6BFC">
        <w:rPr>
          <w:lang w:val="en-US"/>
        </w:rPr>
        <w:t xml:space="preserve"> a 0.57% of actual CDS spread changes. This makes intuitively sense as we would expect global/regional factors to continue driving spreads during peak COVID-19. A</w:t>
      </w:r>
      <w:r w:rsidR="00201614" w:rsidRPr="002D18CA">
        <w:rPr>
          <w:lang w:val="en-US"/>
        </w:rPr>
        <w:t xml:space="preserve">fter including </w:t>
      </w:r>
      <w:r w:rsidR="00AD6BFC">
        <w:rPr>
          <w:lang w:val="en-US"/>
        </w:rPr>
        <w:t xml:space="preserve">economic, policy, and epidemiological </w:t>
      </w:r>
      <w:r w:rsidR="00201614" w:rsidRPr="002D18CA">
        <w:rPr>
          <w:lang w:val="en-US"/>
        </w:rPr>
        <w:t>variables</w:t>
      </w:r>
      <w:r w:rsidR="00AD6BFC">
        <w:rPr>
          <w:lang w:val="en-US"/>
        </w:rPr>
        <w:t xml:space="preserve"> in</w:t>
      </w:r>
      <w:r w:rsidR="00246B3B">
        <w:rPr>
          <w:lang w:val="en-US"/>
        </w:rPr>
        <w:t xml:space="preserve"> specification 3</w:t>
      </w:r>
      <w:r w:rsidR="00201614" w:rsidRPr="002D18CA">
        <w:rPr>
          <w:lang w:val="en-US"/>
        </w:rPr>
        <w:t xml:space="preserve">, the coefficient of model-implied values remains statistically significant and </w:t>
      </w:r>
      <w:r w:rsidR="00246B3B">
        <w:rPr>
          <w:lang w:val="en-US"/>
        </w:rPr>
        <w:t xml:space="preserve">its magnitude increases to approximately 0.92. This implies that once we control for country-specific drivers of spreads, there is a near one-to-one association of global/regional spread changes and the changes of an individual country, meriting the model selection in the first stage. </w:t>
      </w:r>
    </w:p>
    <w:p w14:paraId="6411118C" w14:textId="77777777" w:rsidR="00B523ED" w:rsidRDefault="00B523ED" w:rsidP="00516394">
      <w:pPr>
        <w:rPr>
          <w:lang w:val="en-US"/>
        </w:rPr>
      </w:pPr>
    </w:p>
    <w:p w14:paraId="43B510DC" w14:textId="3C60AE72" w:rsidR="00246B3B" w:rsidRDefault="000B6F82" w:rsidP="00516394">
      <w:pPr>
        <w:rPr>
          <w:lang w:val="en-US"/>
        </w:rPr>
      </w:pPr>
      <w:r>
        <w:rPr>
          <w:lang w:val="en-US"/>
        </w:rPr>
        <w:t xml:space="preserve">Second, adding mortality variables in specification 2 only increases the explanatory power of the model from 4% to 6.8%. Intuitively, we would expect that higher mortality growth rates would indicate higher CDS spreads, all else equal, but the coefficient on the total mortality growth rate is negative. However, none of the mortality variables are statistically significant. Presumably, this is the result of confounding variables that are not controlled for in specification 2. </w:t>
      </w:r>
    </w:p>
    <w:p w14:paraId="2FD77742" w14:textId="7806E22F" w:rsidR="000B6F82" w:rsidRDefault="000B6F82" w:rsidP="00516394">
      <w:pPr>
        <w:rPr>
          <w:lang w:val="en-US"/>
        </w:rPr>
      </w:pPr>
    </w:p>
    <w:p w14:paraId="64E006C2" w14:textId="5EF253BD" w:rsidR="00C017DC" w:rsidRDefault="000B6F82" w:rsidP="00516394">
      <w:pPr>
        <w:rPr>
          <w:lang w:val="en-US"/>
        </w:rPr>
      </w:pPr>
      <w:r>
        <w:rPr>
          <w:lang w:val="en-US"/>
        </w:rPr>
        <w:t xml:space="preserve">Third, </w:t>
      </w:r>
      <w:del w:id="452" w:author="Timo Dahler" w:date="2021-02-04T07:56:00Z">
        <w:r w:rsidDel="008C6199">
          <w:rPr>
            <w:lang w:val="en-US"/>
          </w:rPr>
          <w:delText xml:space="preserve">when </w:delText>
        </w:r>
      </w:del>
      <w:del w:id="453" w:author="Timo Dahler" w:date="2021-02-04T07:55:00Z">
        <w:r w:rsidDel="0072216C">
          <w:rPr>
            <w:lang w:val="en-US"/>
          </w:rPr>
          <w:delText>adding all other</w:delText>
        </w:r>
      </w:del>
      <w:ins w:id="454" w:author="Timo Dahler" w:date="2021-02-04T07:55:00Z">
        <w:r w:rsidR="0072216C">
          <w:rPr>
            <w:lang w:val="en-US"/>
          </w:rPr>
          <w:t>adding the remaining</w:t>
        </w:r>
      </w:ins>
      <w:r>
        <w:rPr>
          <w:lang w:val="en-US"/>
        </w:rPr>
        <w:t xml:space="preserve"> country-specific variables to the model</w:t>
      </w:r>
      <w:del w:id="455" w:author="Timo Dahler" w:date="2021-02-04T07:55:00Z">
        <w:r w:rsidDel="0072216C">
          <w:rPr>
            <w:lang w:val="en-US"/>
          </w:rPr>
          <w:delText xml:space="preserve"> (</w:delText>
        </w:r>
        <w:r w:rsidR="003A518C" w:rsidDel="0072216C">
          <w:rPr>
            <w:lang w:val="en-US"/>
          </w:rPr>
          <w:delText>i.e. economic variables, policy responses, and t</w:delText>
        </w:r>
        <w:r w:rsidDel="0072216C">
          <w:rPr>
            <w:lang w:val="en-US"/>
          </w:rPr>
          <w:delText>he rest of the epidemiological</w:delText>
        </w:r>
        <w:r w:rsidR="003A518C" w:rsidDel="0072216C">
          <w:rPr>
            <w:lang w:val="en-US"/>
          </w:rPr>
          <w:delText xml:space="preserve"> variables</w:delText>
        </w:r>
        <w:r w:rsidDel="0072216C">
          <w:rPr>
            <w:lang w:val="en-US"/>
          </w:rPr>
          <w:delText>)</w:delText>
        </w:r>
      </w:del>
      <w:ins w:id="456" w:author="Timo Dahler" w:date="2021-02-04T07:56:00Z">
        <w:r w:rsidR="008C6199">
          <w:rPr>
            <w:lang w:val="en-US"/>
          </w:rPr>
          <w:t xml:space="preserve"> increases the</w:t>
        </w:r>
      </w:ins>
      <w:del w:id="457" w:author="Timo Dahler" w:date="2021-02-04T07:56:00Z">
        <w:r w:rsidDel="008C6199">
          <w:rPr>
            <w:lang w:val="en-US"/>
          </w:rPr>
          <w:delText>, the model’s</w:delText>
        </w:r>
      </w:del>
      <w:r>
        <w:rPr>
          <w:lang w:val="en-US"/>
        </w:rPr>
        <w:t xml:space="preserve"> explanatory power </w:t>
      </w:r>
      <w:del w:id="458" w:author="Timo Dahler" w:date="2021-02-04T07:56:00Z">
        <w:r w:rsidDel="008C6199">
          <w:rPr>
            <w:lang w:val="en-US"/>
          </w:rPr>
          <w:delText xml:space="preserve">increases </w:delText>
        </w:r>
      </w:del>
      <w:r>
        <w:rPr>
          <w:lang w:val="en-US"/>
        </w:rPr>
        <w:t>considerably</w:t>
      </w:r>
      <w:ins w:id="459" w:author="Timo Dahler" w:date="2021-02-04T07:56:00Z">
        <w:r w:rsidR="008C6199">
          <w:rPr>
            <w:lang w:val="en-US"/>
          </w:rPr>
          <w:t xml:space="preserve"> to more </w:t>
        </w:r>
      </w:ins>
      <w:del w:id="460" w:author="Timo Dahler" w:date="2021-02-04T07:56:00Z">
        <w:r w:rsidDel="008C6199">
          <w:rPr>
            <w:lang w:val="en-US"/>
          </w:rPr>
          <w:delText xml:space="preserve"> and reaches more </w:delText>
        </w:r>
      </w:del>
      <w:r>
        <w:rPr>
          <w:lang w:val="en-US"/>
        </w:rPr>
        <w:t>than 21% in specifications 3 and 4</w:t>
      </w:r>
      <w:r w:rsidR="00EB663D">
        <w:rPr>
          <w:lang w:val="en-US"/>
        </w:rPr>
        <w:t>, even though a</w:t>
      </w:r>
      <w:r w:rsidR="003A518C">
        <w:rPr>
          <w:lang w:val="en-US"/>
        </w:rPr>
        <w:t xml:space="preserve"> number of variables are not statistically significant. However, </w:t>
      </w:r>
      <w:r w:rsidR="00EB663D">
        <w:rPr>
          <w:lang w:val="en-US"/>
        </w:rPr>
        <w:t>this is</w:t>
      </w:r>
      <w:r w:rsidR="003A518C">
        <w:rPr>
          <w:lang w:val="en-US"/>
        </w:rPr>
        <w:t xml:space="preserve"> unsurprising given the low degrees of </w:t>
      </w:r>
      <w:del w:id="461" w:author="Timo Dahler" w:date="2021-02-04T07:57:00Z">
        <w:r w:rsidR="003A518C" w:rsidDel="008C6199">
          <w:rPr>
            <w:lang w:val="en-US"/>
          </w:rPr>
          <w:delText>freedom resulting from the short length of the panel in combination with data unavailability for some countries</w:delText>
        </w:r>
      </w:del>
      <w:ins w:id="462" w:author="Timo Dahler" w:date="2021-02-04T07:57:00Z">
        <w:r w:rsidR="008C6199">
          <w:rPr>
            <w:lang w:val="en-US"/>
          </w:rPr>
          <w:t>freedom</w:t>
        </w:r>
      </w:ins>
      <w:r w:rsidR="00EB663D">
        <w:rPr>
          <w:lang w:val="en-US"/>
        </w:rPr>
        <w:t xml:space="preserve">. </w:t>
      </w:r>
    </w:p>
    <w:p w14:paraId="463DF51F" w14:textId="77777777" w:rsidR="00C017DC" w:rsidRDefault="00C017DC" w:rsidP="00516394">
      <w:pPr>
        <w:rPr>
          <w:lang w:val="en-US"/>
        </w:rPr>
      </w:pPr>
    </w:p>
    <w:p w14:paraId="43F79681" w14:textId="18C0956F" w:rsidR="00591C88" w:rsidRDefault="00C017DC" w:rsidP="00516394">
      <w:pPr>
        <w:rPr>
          <w:lang w:val="en-US"/>
        </w:rPr>
      </w:pPr>
      <w:r>
        <w:rPr>
          <w:lang w:val="en-US"/>
        </w:rPr>
        <w:t>Fourth, note the difference in R-square</w:t>
      </w:r>
      <w:ins w:id="463" w:author="Timo Dahler" w:date="2021-02-04T07:57:00Z">
        <w:r w:rsidR="008C6199">
          <w:rPr>
            <w:lang w:val="en-US"/>
          </w:rPr>
          <w:t>d</w:t>
        </w:r>
      </w:ins>
      <w:r>
        <w:rPr>
          <w:lang w:val="en-US"/>
        </w:rPr>
        <w:t xml:space="preserve"> between the last two specifications which only differ in how we </w:t>
      </w:r>
      <w:r w:rsidR="009473E3">
        <w:rPr>
          <w:lang w:val="en-US"/>
        </w:rPr>
        <w:t>proxy</w:t>
      </w:r>
      <w:r>
        <w:rPr>
          <w:lang w:val="en-US"/>
        </w:rPr>
        <w:t xml:space="preserve"> the economic repercussions of COVID-19. Specification 4 uses mobility data whereas specification 5 uses the stringency of government </w:t>
      </w:r>
      <w:del w:id="464" w:author="Timo Dahler" w:date="2021-02-04T07:58:00Z">
        <w:r w:rsidDel="008C6199">
          <w:rPr>
            <w:lang w:val="en-US"/>
          </w:rPr>
          <w:delText xml:space="preserve">COVID-19 </w:delText>
        </w:r>
      </w:del>
      <w:r>
        <w:rPr>
          <w:lang w:val="en-US"/>
        </w:rPr>
        <w:t xml:space="preserve">containment policy. </w:t>
      </w:r>
      <w:r w:rsidR="009473E3">
        <w:rPr>
          <w:lang w:val="en-US"/>
        </w:rPr>
        <w:t>The drop in the model’s explanatory power in 5 suggests that mobilit</w:t>
      </w:r>
      <w:r w:rsidR="002869A4">
        <w:rPr>
          <w:lang w:val="en-US"/>
        </w:rPr>
        <w:t>y</w:t>
      </w:r>
      <w:r w:rsidR="009473E3">
        <w:rPr>
          <w:lang w:val="en-US"/>
        </w:rPr>
        <w:t xml:space="preserve"> explain</w:t>
      </w:r>
      <w:r w:rsidR="002869A4">
        <w:rPr>
          <w:lang w:val="en-US"/>
        </w:rPr>
        <w:t>s</w:t>
      </w:r>
      <w:r w:rsidR="009473E3">
        <w:rPr>
          <w:lang w:val="en-US"/>
        </w:rPr>
        <w:t xml:space="preserve"> a sizeable share of the variation in daily CDS spread changes during peak COVID-19</w:t>
      </w:r>
      <w:r w:rsidR="00B523ED">
        <w:rPr>
          <w:lang w:val="en-US"/>
        </w:rPr>
        <w:t xml:space="preserve">. The </w:t>
      </w:r>
      <w:r w:rsidR="009473E3">
        <w:rPr>
          <w:lang w:val="en-US"/>
        </w:rPr>
        <w:t xml:space="preserve">effect is highly statistically </w:t>
      </w:r>
      <w:r w:rsidR="002869A4">
        <w:rPr>
          <w:lang w:val="en-US"/>
        </w:rPr>
        <w:t>significant,</w:t>
      </w:r>
      <w:r w:rsidR="009473E3">
        <w:rPr>
          <w:lang w:val="en-US"/>
        </w:rPr>
        <w:t xml:space="preserve"> but the sign</w:t>
      </w:r>
      <w:r w:rsidR="002869A4">
        <w:rPr>
          <w:lang w:val="en-US"/>
        </w:rPr>
        <w:t xml:space="preserve"> </w:t>
      </w:r>
      <w:r w:rsidR="009473E3">
        <w:rPr>
          <w:lang w:val="en-US"/>
        </w:rPr>
        <w:t>is somewhat puzzling. Intuitively we would expect that higher mobility</w:t>
      </w:r>
      <w:r w:rsidR="00591C88">
        <w:rPr>
          <w:lang w:val="en-US"/>
        </w:rPr>
        <w:t xml:space="preserve"> </w:t>
      </w:r>
      <w:r w:rsidR="009473E3">
        <w:rPr>
          <w:lang w:val="en-US"/>
        </w:rPr>
        <w:t>would be associated with lower CDS spreads as the recession is shallower and there is less strain on sovereign finances. However</w:t>
      </w:r>
      <w:r w:rsidR="00591C88">
        <w:rPr>
          <w:lang w:val="en-US"/>
        </w:rPr>
        <w:t xml:space="preserve">, keep in mind that mobility is measured by </w:t>
      </w:r>
      <w:r w:rsidR="00B523ED">
        <w:rPr>
          <w:lang w:val="en-US"/>
        </w:rPr>
        <w:t>driving route</w:t>
      </w:r>
      <w:r w:rsidR="00591C88">
        <w:rPr>
          <w:lang w:val="en-US"/>
        </w:rPr>
        <w:t xml:space="preserve"> requests and in emerging markets a sizeable share of the population normally uses public transportation and not private cars. As such, there may have been some substitution effect, meaning that while mobility overall decreases, the share of private cars </w:t>
      </w:r>
      <w:ins w:id="465" w:author="Timo Dahler" w:date="2021-02-04T07:58:00Z">
        <w:r w:rsidR="008C6199">
          <w:rPr>
            <w:lang w:val="en-US"/>
          </w:rPr>
          <w:t>may have increas</w:t>
        </w:r>
      </w:ins>
      <w:ins w:id="466" w:author="Timo Dahler" w:date="2021-02-04T07:59:00Z">
        <w:r w:rsidR="008C6199">
          <w:rPr>
            <w:lang w:val="en-US"/>
          </w:rPr>
          <w:t>ed</w:t>
        </w:r>
      </w:ins>
      <w:del w:id="467" w:author="Timo Dahler" w:date="2021-02-04T07:58:00Z">
        <w:r w:rsidR="00591C88" w:rsidDel="008C6199">
          <w:rPr>
            <w:lang w:val="en-US"/>
          </w:rPr>
          <w:delText>increases</w:delText>
        </w:r>
      </w:del>
      <w:r w:rsidR="00591C88">
        <w:rPr>
          <w:lang w:val="en-US"/>
        </w:rPr>
        <w:t xml:space="preserve">. </w:t>
      </w:r>
      <w:del w:id="468" w:author="Timo Dahler" w:date="2021-02-04T07:59:00Z">
        <w:r w:rsidR="00591C88" w:rsidDel="008C6199">
          <w:rPr>
            <w:lang w:val="en-US"/>
          </w:rPr>
          <w:delText>If that’s the case</w:delText>
        </w:r>
      </w:del>
      <w:ins w:id="469" w:author="Timo Dahler" w:date="2021-02-04T07:59:00Z">
        <w:r w:rsidR="008C6199">
          <w:rPr>
            <w:lang w:val="en-US"/>
          </w:rPr>
          <w:t>In this case</w:t>
        </w:r>
      </w:ins>
      <w:del w:id="470" w:author="Timo Dahler" w:date="2021-02-04T07:59:00Z">
        <w:r w:rsidR="00591C88" w:rsidDel="008C6199">
          <w:rPr>
            <w:lang w:val="en-US"/>
          </w:rPr>
          <w:delText>, then</w:delText>
        </w:r>
      </w:del>
      <w:r w:rsidR="00591C88">
        <w:rPr>
          <w:lang w:val="en-US"/>
        </w:rPr>
        <w:t xml:space="preserve"> the sign </w:t>
      </w:r>
      <w:del w:id="471" w:author="Timo Dahler" w:date="2021-02-04T07:59:00Z">
        <w:r w:rsidR="00591C88" w:rsidDel="008C6199">
          <w:rPr>
            <w:lang w:val="en-US"/>
          </w:rPr>
          <w:delText xml:space="preserve">of the coefficient </w:delText>
        </w:r>
      </w:del>
      <w:r w:rsidR="00591C88">
        <w:rPr>
          <w:lang w:val="en-US"/>
        </w:rPr>
        <w:t xml:space="preserve">would </w:t>
      </w:r>
      <w:del w:id="472" w:author="Timo Dahler" w:date="2021-02-04T07:59:00Z">
        <w:r w:rsidR="00591C88" w:rsidDel="008C6199">
          <w:rPr>
            <w:lang w:val="en-US"/>
          </w:rPr>
          <w:delText xml:space="preserve">again </w:delText>
        </w:r>
      </w:del>
      <w:r w:rsidR="00591C88">
        <w:rPr>
          <w:lang w:val="en-US"/>
        </w:rPr>
        <w:t xml:space="preserve">intuitively make sense. </w:t>
      </w:r>
    </w:p>
    <w:p w14:paraId="4AAD3BDF" w14:textId="77777777" w:rsidR="00591C88" w:rsidRPr="002D18CA" w:rsidRDefault="00591C88" w:rsidP="00516394">
      <w:pPr>
        <w:rPr>
          <w:lang w:val="en-US"/>
        </w:rPr>
      </w:pPr>
    </w:p>
    <w:p w14:paraId="3CFA33D6" w14:textId="1FD587C1" w:rsidR="00EF5C87" w:rsidRDefault="00591C88" w:rsidP="00516394">
      <w:pPr>
        <w:rPr>
          <w:lang w:val="en-US"/>
        </w:rPr>
      </w:pPr>
      <w:r>
        <w:rPr>
          <w:lang w:val="en-US"/>
        </w:rPr>
        <w:t>Lastly</w:t>
      </w:r>
      <w:r w:rsidR="00201614" w:rsidRPr="002D18CA">
        <w:rPr>
          <w:lang w:val="en-US"/>
        </w:rPr>
        <w:t xml:space="preserve">, </w:t>
      </w:r>
      <w:r w:rsidR="00EF1FBE" w:rsidRPr="002D18CA">
        <w:rPr>
          <w:lang w:val="en-US"/>
        </w:rPr>
        <w:t>interaction</w:t>
      </w:r>
      <w:del w:id="473" w:author="Timo Dahler" w:date="2021-02-04T07:59:00Z">
        <w:r w:rsidR="00EF1FBE" w:rsidRPr="002D18CA" w:rsidDel="008C6199">
          <w:rPr>
            <w:lang w:val="en-US"/>
          </w:rPr>
          <w:delText>s</w:delText>
        </w:r>
      </w:del>
      <w:r w:rsidR="00EF1FBE" w:rsidRPr="002D18CA">
        <w:rPr>
          <w:lang w:val="en-US"/>
        </w:rPr>
        <w:t xml:space="preserve"> terms with </w:t>
      </w:r>
      <w:del w:id="474" w:author="Timo Dahler" w:date="2021-02-04T08:09:00Z">
        <w:r w:rsidR="00201614" w:rsidRPr="002D18CA" w:rsidDel="008C6199">
          <w:rPr>
            <w:lang w:val="en-US"/>
          </w:rPr>
          <w:delText xml:space="preserve">country-specific </w:delText>
        </w:r>
      </w:del>
      <w:r w:rsidR="00201614" w:rsidRPr="002D18CA">
        <w:rPr>
          <w:lang w:val="en-US"/>
        </w:rPr>
        <w:t xml:space="preserve">announcements of fiscal responses </w:t>
      </w:r>
      <w:r w:rsidR="00EF1FBE" w:rsidRPr="002D18CA">
        <w:rPr>
          <w:lang w:val="en-US"/>
        </w:rPr>
        <w:t>are</w:t>
      </w:r>
      <w:r w:rsidR="00201614" w:rsidRPr="002D18CA">
        <w:rPr>
          <w:lang w:val="en-US"/>
        </w:rPr>
        <w:t xml:space="preserve"> insignificant, both statistically and in its economic magnitude</w:t>
      </w:r>
      <w:r w:rsidR="00EF1FBE" w:rsidRPr="002D18CA">
        <w:rPr>
          <w:lang w:val="en-US"/>
        </w:rPr>
        <w:t>. This indicates</w:t>
      </w:r>
      <w:r w:rsidR="00201614" w:rsidRPr="002D18CA">
        <w:rPr>
          <w:lang w:val="en-US"/>
        </w:rPr>
        <w:t xml:space="preserve"> that neither the presence of such announcements nor the existence of higher external debt burdens significantly increased the perceived risk. This result is interesting: </w:t>
      </w:r>
      <w:del w:id="475" w:author="Timo Dahler" w:date="2021-02-04T08:11:00Z">
        <w:r w:rsidR="00201614" w:rsidRPr="002D18CA" w:rsidDel="004E3092">
          <w:rPr>
            <w:lang w:val="en-US"/>
          </w:rPr>
          <w:delText xml:space="preserve">it </w:delText>
        </w:r>
      </w:del>
      <w:del w:id="476" w:author="Timo Dahler" w:date="2021-02-04T08:09:00Z">
        <w:r w:rsidR="00201614" w:rsidRPr="002D18CA" w:rsidDel="004E3092">
          <w:rPr>
            <w:lang w:val="en-US"/>
          </w:rPr>
          <w:delText xml:space="preserve">would </w:delText>
        </w:r>
      </w:del>
      <w:del w:id="477" w:author="Timo Dahler" w:date="2021-02-04T08:11:00Z">
        <w:r w:rsidR="00201614" w:rsidRPr="002D18CA" w:rsidDel="004E3092">
          <w:rPr>
            <w:lang w:val="en-US"/>
          </w:rPr>
          <w:delText xml:space="preserve">indicate that </w:delText>
        </w:r>
      </w:del>
      <w:del w:id="478" w:author="Timo Dahler" w:date="2021-02-04T08:10:00Z">
        <w:r w:rsidR="00201614" w:rsidRPr="002D18CA" w:rsidDel="004E3092">
          <w:rPr>
            <w:lang w:val="en-US"/>
          </w:rPr>
          <w:delText>during COVID</w:delText>
        </w:r>
        <w:r w:rsidR="008C3412" w:rsidRPr="002D18CA" w:rsidDel="004E3092">
          <w:rPr>
            <w:lang w:val="en-US"/>
          </w:rPr>
          <w:delText>-19</w:delText>
        </w:r>
        <w:r w:rsidR="00201614" w:rsidRPr="002D18CA" w:rsidDel="004E3092">
          <w:rPr>
            <w:lang w:val="en-US"/>
          </w:rPr>
          <w:delText xml:space="preserve"> </w:delText>
        </w:r>
      </w:del>
      <w:r w:rsidR="00201614" w:rsidRPr="002D18CA">
        <w:rPr>
          <w:lang w:val="en-US"/>
        </w:rPr>
        <w:t xml:space="preserve">even governments with higher external debt levels or </w:t>
      </w:r>
      <w:del w:id="479" w:author="Timo Dahler" w:date="2021-02-04T08:11:00Z">
        <w:r w:rsidR="00201614" w:rsidRPr="002D18CA" w:rsidDel="004E3092">
          <w:rPr>
            <w:lang w:val="en-US"/>
          </w:rPr>
          <w:delText xml:space="preserve">governments which announced </w:delText>
        </w:r>
      </w:del>
      <w:r w:rsidR="00201614" w:rsidRPr="002D18CA">
        <w:rPr>
          <w:lang w:val="en-US"/>
        </w:rPr>
        <w:t xml:space="preserve">large and potentially unsustainable stimuli were able to get away with it for now. This </w:t>
      </w:r>
      <w:r>
        <w:rPr>
          <w:lang w:val="en-US"/>
        </w:rPr>
        <w:t>suggests</w:t>
      </w:r>
      <w:r w:rsidR="00201614" w:rsidRPr="002D18CA">
        <w:rPr>
          <w:lang w:val="en-US"/>
        </w:rPr>
        <w:t xml:space="preserve"> a form of “COVID</w:t>
      </w:r>
      <w:r w:rsidR="008C3412" w:rsidRPr="002D18CA">
        <w:rPr>
          <w:lang w:val="en-US"/>
        </w:rPr>
        <w:t xml:space="preserve">-19 </w:t>
      </w:r>
      <w:r w:rsidR="00201614" w:rsidRPr="002D18CA">
        <w:rPr>
          <w:lang w:val="en-US"/>
        </w:rPr>
        <w:t>dominance</w:t>
      </w:r>
      <w:r>
        <w:rPr>
          <w:lang w:val="en-US"/>
        </w:rPr>
        <w:t xml:space="preserve">” </w:t>
      </w:r>
      <w:ins w:id="480" w:author="Timo Dahler" w:date="2021-02-04T08:12:00Z">
        <w:r w:rsidR="004E3092">
          <w:rPr>
            <w:lang w:val="en-US"/>
          </w:rPr>
          <w:t>at the height of the pandemic i</w:t>
        </w:r>
      </w:ins>
      <w:ins w:id="481" w:author="Timo Dahler" w:date="2021-02-04T08:11:00Z">
        <w:r w:rsidR="004E3092">
          <w:rPr>
            <w:lang w:val="en-US"/>
          </w:rPr>
          <w:t xml:space="preserve">n that investors primarily worried </w:t>
        </w:r>
      </w:ins>
      <w:ins w:id="482" w:author="Timo Dahler" w:date="2021-02-04T08:12:00Z">
        <w:r w:rsidR="004E3092">
          <w:rPr>
            <w:lang w:val="en-US"/>
          </w:rPr>
          <w:t>about the effects of an immediate economic drop rather than the longer-term effects of higher debt burdens.</w:t>
        </w:r>
      </w:ins>
      <w:del w:id="483" w:author="Timo Dahler" w:date="2021-02-04T08:12:00Z">
        <w:r w:rsidDel="004E3092">
          <w:rPr>
            <w:lang w:val="en-US"/>
          </w:rPr>
          <w:delText xml:space="preserve">in that </w:delText>
        </w:r>
        <w:r w:rsidR="00201614" w:rsidRPr="002D18CA" w:rsidDel="004E3092">
          <w:rPr>
            <w:lang w:val="en-US"/>
          </w:rPr>
          <w:delText>governments seem to</w:delText>
        </w:r>
        <w:r w:rsidR="008C3412" w:rsidRPr="002D18CA" w:rsidDel="004E3092">
          <w:rPr>
            <w:lang w:val="en-US"/>
          </w:rPr>
          <w:delText xml:space="preserve"> have gotten</w:delText>
        </w:r>
        <w:r w:rsidR="00201614" w:rsidRPr="002D18CA" w:rsidDel="004E3092">
          <w:rPr>
            <w:lang w:val="en-US"/>
          </w:rPr>
          <w:delText xml:space="preserve"> </w:delText>
        </w:r>
        <w:r w:rsidR="008C3412" w:rsidRPr="002D18CA" w:rsidDel="004E3092">
          <w:rPr>
            <w:lang w:val="en-US"/>
          </w:rPr>
          <w:delText>carte blanche to</w:delText>
        </w:r>
        <w:r w:rsidR="00201614" w:rsidRPr="002D18CA" w:rsidDel="004E3092">
          <w:rPr>
            <w:lang w:val="en-US"/>
          </w:rPr>
          <w:delText xml:space="preserve"> </w:delText>
        </w:r>
        <w:r w:rsidR="008C3412" w:rsidRPr="002D18CA" w:rsidDel="004E3092">
          <w:rPr>
            <w:lang w:val="en-US"/>
          </w:rPr>
          <w:delText>engage</w:delText>
        </w:r>
        <w:r w:rsidR="00201614" w:rsidRPr="002D18CA" w:rsidDel="004E3092">
          <w:rPr>
            <w:lang w:val="en-US"/>
          </w:rPr>
          <w:delText xml:space="preserve"> in stimulus spending as investors </w:delText>
        </w:r>
        <w:r w:rsidDel="004E3092">
          <w:rPr>
            <w:lang w:val="en-US"/>
          </w:rPr>
          <w:delText>did</w:delText>
        </w:r>
        <w:r w:rsidR="00201614" w:rsidRPr="002D18CA" w:rsidDel="004E3092">
          <w:rPr>
            <w:lang w:val="en-US"/>
          </w:rPr>
          <w:delText xml:space="preserve"> not care that much about debt sustainability</w:delText>
        </w:r>
        <w:r w:rsidDel="004E3092">
          <w:rPr>
            <w:lang w:val="en-US"/>
          </w:rPr>
          <w:delText xml:space="preserve"> at the height of COVID-19</w:delText>
        </w:r>
        <w:r w:rsidR="00201614" w:rsidRPr="002D18CA" w:rsidDel="004E3092">
          <w:rPr>
            <w:lang w:val="en-US"/>
          </w:rPr>
          <w:delText xml:space="preserve">. </w:delText>
        </w:r>
      </w:del>
    </w:p>
    <w:p w14:paraId="194E5834" w14:textId="6D9A73E4" w:rsidR="00591C88" w:rsidRDefault="00591C88" w:rsidP="00516394">
      <w:pPr>
        <w:rPr>
          <w:lang w:val="en-US"/>
        </w:rPr>
      </w:pPr>
    </w:p>
    <w:p w14:paraId="01665BFA" w14:textId="495F2FB5" w:rsidR="002D18CA" w:rsidRDefault="00591C88" w:rsidP="0057477F">
      <w:pPr>
        <w:rPr>
          <w:lang w:val="en-US"/>
        </w:rPr>
      </w:pPr>
      <w:r>
        <w:rPr>
          <w:lang w:val="en-US"/>
        </w:rPr>
        <w:t xml:space="preserve">In summary, the results above suggest that country-specific variables generally were the more dominant drivers of CDS spread adjustments during peak COVID-19 than global/regional factors. Including country-specific factors increases the explanatory power of the model from less than 4% to more than 21%, which is a relatively high value </w:t>
      </w:r>
      <w:del w:id="484" w:author="Timo Dahler" w:date="2021-02-04T08:13:00Z">
        <w:r w:rsidDel="004E3092">
          <w:rPr>
            <w:lang w:val="en-US"/>
          </w:rPr>
          <w:delText>for any type of</w:delText>
        </w:r>
      </w:del>
      <w:ins w:id="485" w:author="Timo Dahler" w:date="2021-02-04T08:13:00Z">
        <w:r w:rsidR="004E3092">
          <w:rPr>
            <w:lang w:val="en-US"/>
          </w:rPr>
          <w:t>for</w:t>
        </w:r>
      </w:ins>
      <w:r>
        <w:rPr>
          <w:lang w:val="en-US"/>
        </w:rPr>
        <w:t xml:space="preserve"> macroeconomic</w:t>
      </w:r>
      <w:ins w:id="486" w:author="Joshua Aizenman" w:date="2021-01-28T14:23:00Z">
        <w:r w:rsidR="00C57229">
          <w:rPr>
            <w:lang w:val="en-US"/>
          </w:rPr>
          <w:t>-financial</w:t>
        </w:r>
      </w:ins>
      <w:r>
        <w:rPr>
          <w:lang w:val="en-US"/>
        </w:rPr>
        <w:t xml:space="preserve"> regressions. Of the country-specific variables</w:t>
      </w:r>
      <w:r w:rsidR="0057477F">
        <w:rPr>
          <w:lang w:val="en-US"/>
        </w:rPr>
        <w:t>, mobility seems to be the most important</w:t>
      </w:r>
      <w:del w:id="487" w:author="Timo Dahler" w:date="2021-02-04T08:14:00Z">
        <w:r w:rsidR="0057477F" w:rsidDel="004E3092">
          <w:rPr>
            <w:lang w:val="en-US"/>
          </w:rPr>
          <w:delText xml:space="preserve"> </w:delText>
        </w:r>
      </w:del>
      <w:ins w:id="488" w:author="Timo Dahler" w:date="2021-02-04T08:14:00Z">
        <w:r w:rsidR="004E3092">
          <w:rPr>
            <w:lang w:val="en-US"/>
          </w:rPr>
          <w:t xml:space="preserve"> driver</w:t>
        </w:r>
      </w:ins>
      <w:del w:id="489" w:author="Timo Dahler" w:date="2021-02-04T08:14:00Z">
        <w:r w:rsidR="0057477F" w:rsidDel="004E3092">
          <w:rPr>
            <w:lang w:val="en-US"/>
          </w:rPr>
          <w:delText>driver of CDS adjustments during COVID-19</w:delText>
        </w:r>
      </w:del>
      <w:r w:rsidR="0057477F">
        <w:rPr>
          <w:lang w:val="en-US"/>
        </w:rPr>
        <w:t>. As mobility is a proxy for economic activity, this finding suggests that investors were mostly concerned with the depth of the economic crisis and its immediate effect on sovereign finances rather than pre-existing economic variables such as sovereign debt levels etc.</w:t>
      </w:r>
    </w:p>
    <w:p w14:paraId="564B8E01" w14:textId="516FD60A" w:rsidR="00E769A6" w:rsidRPr="00516394" w:rsidRDefault="003E4770" w:rsidP="005E5589">
      <w:pPr>
        <w:pStyle w:val="Heading2"/>
      </w:pPr>
      <w:bookmarkStart w:id="490" w:name="_Toc62486912"/>
      <w:r w:rsidRPr="002D18CA">
        <w:t>Do</w:t>
      </w:r>
      <w:r w:rsidR="0021061C" w:rsidRPr="002D18CA">
        <w:t xml:space="preserve">es </w:t>
      </w:r>
      <w:r w:rsidR="00516394">
        <w:t xml:space="preserve">COVID-19 mortality </w:t>
      </w:r>
      <w:r w:rsidR="0021061C" w:rsidRPr="002D18CA">
        <w:t xml:space="preserve">affect CDS </w:t>
      </w:r>
      <w:r w:rsidR="0021061C" w:rsidRPr="005E5589">
        <w:t>spreads</w:t>
      </w:r>
      <w:r w:rsidR="0021061C" w:rsidRPr="002D18CA">
        <w:t xml:space="preserve"> </w:t>
      </w:r>
      <w:r w:rsidR="00516394">
        <w:t>after controlling for</w:t>
      </w:r>
      <w:r w:rsidR="005E5589">
        <w:t xml:space="preserve"> immediate</w:t>
      </w:r>
      <w:r w:rsidR="0021061C" w:rsidRPr="002D18CA">
        <w:t xml:space="preserve"> economic </w:t>
      </w:r>
      <w:r w:rsidR="005E5589" w:rsidRPr="002D18CA">
        <w:t>ramifications</w:t>
      </w:r>
      <w:r w:rsidR="0021061C" w:rsidRPr="002D18CA">
        <w:t xml:space="preserve"> of the pandemi</w:t>
      </w:r>
      <w:r w:rsidR="00516394">
        <w:t>c</w:t>
      </w:r>
      <w:r w:rsidR="0021061C" w:rsidRPr="002D18CA">
        <w:t>?</w:t>
      </w:r>
      <w:bookmarkEnd w:id="490"/>
    </w:p>
    <w:p w14:paraId="2815A7B4" w14:textId="65EBF1E1" w:rsidR="00CC03B2" w:rsidRDefault="00923648" w:rsidP="00923648">
      <w:pPr>
        <w:rPr>
          <w:ins w:id="491" w:author="Timo Dahler" w:date="2021-02-04T08:20:00Z"/>
          <w:lang w:val="en-US"/>
        </w:rPr>
      </w:pPr>
      <w:r>
        <w:rPr>
          <w:lang w:val="en-US"/>
        </w:rPr>
        <w:t xml:space="preserve">So far, our analysis has </w:t>
      </w:r>
      <w:r w:rsidR="00B523ED">
        <w:rPr>
          <w:lang w:val="en-US"/>
        </w:rPr>
        <w:t xml:space="preserve">only tangentially </w:t>
      </w:r>
      <w:r w:rsidR="0057477F">
        <w:rPr>
          <w:lang w:val="en-US"/>
        </w:rPr>
        <w:t>addressed</w:t>
      </w:r>
      <w:r w:rsidR="0057477F" w:rsidRPr="00CB6669">
        <w:rPr>
          <w:lang w:val="en-US"/>
        </w:rPr>
        <w:t xml:space="preserve"> the question whether </w:t>
      </w:r>
      <w:del w:id="492" w:author="Timo Dahler" w:date="2021-02-04T08:15:00Z">
        <w:r w:rsidR="0057477F" w:rsidRPr="00CB6669" w:rsidDel="004E3092">
          <w:rPr>
            <w:lang w:val="en-US"/>
          </w:rPr>
          <w:delText xml:space="preserve">the </w:delText>
        </w:r>
        <w:r w:rsidR="0057477F" w:rsidDel="004E3092">
          <w:rPr>
            <w:lang w:val="en-US"/>
          </w:rPr>
          <w:delText>human toll</w:delText>
        </w:r>
      </w:del>
      <w:ins w:id="493" w:author="Timo Dahler" w:date="2021-02-04T08:15:00Z">
        <w:r w:rsidR="004E3092">
          <w:rPr>
            <w:lang w:val="en-US"/>
          </w:rPr>
          <w:t>the epidemiological severity</w:t>
        </w:r>
      </w:ins>
      <w:r w:rsidR="0057477F">
        <w:rPr>
          <w:lang w:val="en-US"/>
        </w:rPr>
        <w:t xml:space="preserve"> of </w:t>
      </w:r>
      <w:del w:id="494" w:author="Timo Dahler" w:date="2021-02-04T08:18:00Z">
        <w:r w:rsidR="0057477F" w:rsidDel="004E3092">
          <w:rPr>
            <w:lang w:val="en-US"/>
          </w:rPr>
          <w:delText>the pandemic is relevant</w:delText>
        </w:r>
        <w:r w:rsidR="0057477F" w:rsidRPr="00CB6669" w:rsidDel="004E3092">
          <w:rPr>
            <w:lang w:val="en-US"/>
          </w:rPr>
          <w:delText xml:space="preserve"> for</w:delText>
        </w:r>
      </w:del>
      <w:ins w:id="495" w:author="Timo Dahler" w:date="2021-02-04T08:19:00Z">
        <w:r w:rsidR="00CC03B2">
          <w:rPr>
            <w:lang w:val="en-US"/>
          </w:rPr>
          <w:t>affected</w:t>
        </w:r>
      </w:ins>
      <w:r w:rsidR="0057477F" w:rsidRPr="00CB6669">
        <w:rPr>
          <w:lang w:val="en-US"/>
        </w:rPr>
        <w:t xml:space="preserve"> CDS spread</w:t>
      </w:r>
      <w:r w:rsidR="0057477F">
        <w:rPr>
          <w:lang w:val="en-US"/>
        </w:rPr>
        <w:t xml:space="preserve">s </w:t>
      </w:r>
      <w:r w:rsidR="0057477F" w:rsidRPr="00CB6669">
        <w:rPr>
          <w:lang w:val="en-US"/>
        </w:rPr>
        <w:t xml:space="preserve">once the economic </w:t>
      </w:r>
      <w:r w:rsidR="00C17CC2">
        <w:rPr>
          <w:lang w:val="en-US"/>
        </w:rPr>
        <w:t>challenges</w:t>
      </w:r>
      <w:r w:rsidR="0057477F">
        <w:rPr>
          <w:lang w:val="en-US"/>
        </w:rPr>
        <w:t xml:space="preserve"> through lockdowns</w:t>
      </w:r>
      <w:r w:rsidR="00C17CC2">
        <w:rPr>
          <w:lang w:val="en-US"/>
        </w:rPr>
        <w:t xml:space="preserve"> as well as </w:t>
      </w:r>
      <w:r>
        <w:rPr>
          <w:lang w:val="en-US"/>
        </w:rPr>
        <w:t xml:space="preserve">declining oil prices </w:t>
      </w:r>
      <w:r w:rsidR="0057477F">
        <w:rPr>
          <w:lang w:val="en-US"/>
        </w:rPr>
        <w:t xml:space="preserve">are taken into account. </w:t>
      </w:r>
      <w:r>
        <w:rPr>
          <w:lang w:val="en-US"/>
        </w:rPr>
        <w:t>To tackle this question</w:t>
      </w:r>
      <w:r w:rsidR="0057477F">
        <w:rPr>
          <w:lang w:val="en-US"/>
        </w:rPr>
        <w:t>, we use</w:t>
      </w:r>
      <w:r w:rsidR="006B5F39">
        <w:rPr>
          <w:lang w:val="en-US"/>
        </w:rPr>
        <w:t xml:space="preserve"> a panel </w:t>
      </w:r>
      <w:ins w:id="496" w:author="Timo Dahler" w:date="2021-02-04T08:20:00Z">
        <w:r w:rsidR="00CC03B2">
          <w:rPr>
            <w:lang w:val="en-US"/>
          </w:rPr>
          <w:t xml:space="preserve">which is consistent with </w:t>
        </w:r>
      </w:ins>
      <w:ins w:id="497" w:author="Timo Dahler" w:date="2021-02-04T08:21:00Z">
        <w:r w:rsidR="00CC03B2">
          <w:rPr>
            <w:lang w:val="en-US"/>
          </w:rPr>
          <w:fldChar w:fldCharType="begin"/>
        </w:r>
        <w:r w:rsidR="00CC03B2">
          <w:rPr>
            <w:lang w:val="en-US"/>
          </w:rPr>
          <w:instrText xml:space="preserve"> REF _Ref50923959 \h  \* MERGEFORMAT </w:instrText>
        </w:r>
        <w:r w:rsidR="00CC03B2">
          <w:rPr>
            <w:lang w:val="en-US"/>
          </w:rPr>
        </w:r>
        <w:r w:rsidR="00CC03B2">
          <w:rPr>
            <w:lang w:val="en-US"/>
          </w:rPr>
          <w:fldChar w:fldCharType="separate"/>
        </w:r>
        <w:r w:rsidR="00CC03B2" w:rsidRPr="00874176">
          <w:rPr>
            <w:lang w:val="en-US"/>
          </w:rPr>
          <w:t>(4</w:t>
        </w:r>
        <w:r w:rsidR="00CC03B2">
          <w:rPr>
            <w:lang w:val="en-US"/>
          </w:rPr>
          <w:fldChar w:fldCharType="end"/>
        </w:r>
        <w:r w:rsidR="00CC03B2">
          <w:rPr>
            <w:lang w:val="en-US"/>
          </w:rPr>
          <w:t>)</w:t>
        </w:r>
      </w:ins>
      <w:ins w:id="498" w:author="Timo Dahler" w:date="2021-02-04T08:22:00Z">
        <w:r w:rsidR="00CC03B2">
          <w:rPr>
            <w:lang w:val="en-US"/>
          </w:rPr>
          <w:t xml:space="preserve"> but over a longer stretch of time</w:t>
        </w:r>
      </w:ins>
      <w:ins w:id="499" w:author="Timo Dahler" w:date="2021-02-04T08:21:00Z">
        <w:r w:rsidR="00CC03B2">
          <w:rPr>
            <w:lang w:val="en-US"/>
          </w:rPr>
          <w:t xml:space="preserve">. </w:t>
        </w:r>
      </w:ins>
      <w:ins w:id="500" w:author="Timo Dahler" w:date="2021-02-04T08:22:00Z">
        <w:r w:rsidR="00CC03B2">
          <w:rPr>
            <w:lang w:val="en-US"/>
          </w:rPr>
          <w:t>Hence, it also</w:t>
        </w:r>
      </w:ins>
      <w:ins w:id="501" w:author="Timo Dahler" w:date="2021-02-04T08:21:00Z">
        <w:r w:rsidR="00CC03B2">
          <w:rPr>
            <w:lang w:val="en-US"/>
          </w:rPr>
          <w:t xml:space="preserve"> uses global/regional and country-specific factors to explain CDS spreads </w:t>
        </w:r>
      </w:ins>
      <w:ins w:id="502" w:author="Timo Dahler" w:date="2021-02-04T08:22:00Z">
        <w:r w:rsidR="00CC03B2">
          <w:rPr>
            <w:lang w:val="en-US"/>
          </w:rPr>
          <w:t>but it</w:t>
        </w:r>
      </w:ins>
      <w:ins w:id="503" w:author="Timo Dahler" w:date="2021-02-04T08:21:00Z">
        <w:r w:rsidR="00CC03B2">
          <w:rPr>
            <w:lang w:val="en-US"/>
          </w:rPr>
          <w:t xml:space="preserve"> covers the entire period between January 2014 and June 2020. </w:t>
        </w:r>
      </w:ins>
    </w:p>
    <w:p w14:paraId="5B60115C" w14:textId="6A540886" w:rsidR="006B5F39" w:rsidDel="00CC03B2" w:rsidRDefault="006B5F39" w:rsidP="00923648">
      <w:pPr>
        <w:rPr>
          <w:del w:id="504" w:author="Timo Dahler" w:date="2021-02-04T08:22:00Z"/>
          <w:lang w:val="en-US"/>
        </w:rPr>
      </w:pPr>
      <w:del w:id="505" w:author="Timo Dahler" w:date="2021-02-04T08:22:00Z">
        <w:r w:rsidDel="00CC03B2">
          <w:rPr>
            <w:lang w:val="en-US"/>
          </w:rPr>
          <w:delText xml:space="preserve">that </w:delText>
        </w:r>
        <w:r w:rsidR="0057477F" w:rsidDel="00CC03B2">
          <w:rPr>
            <w:lang w:val="en-US"/>
          </w:rPr>
          <w:delText>covers the entire</w:delText>
        </w:r>
        <w:r w:rsidDel="00CC03B2">
          <w:rPr>
            <w:lang w:val="en-US"/>
          </w:rPr>
          <w:delText xml:space="preserve"> period </w:delText>
        </w:r>
        <w:r w:rsidR="00106FDD" w:rsidDel="00CC03B2">
          <w:rPr>
            <w:lang w:val="en-US"/>
          </w:rPr>
          <w:delText xml:space="preserve">between </w:delText>
        </w:r>
        <w:r w:rsidDel="00CC03B2">
          <w:rPr>
            <w:lang w:val="en-US"/>
          </w:rPr>
          <w:delText xml:space="preserve">January 2014 and June 2020. </w:delText>
        </w:r>
      </w:del>
      <w:del w:id="506" w:author="Timo Dahler" w:date="2021-02-04T08:19:00Z">
        <w:r w:rsidDel="004E3092">
          <w:rPr>
            <w:lang w:val="en-US"/>
          </w:rPr>
          <w:delText>However, i</w:delText>
        </w:r>
      </w:del>
      <w:del w:id="507" w:author="Timo Dahler" w:date="2021-02-04T08:22:00Z">
        <w:r w:rsidDel="00CC03B2">
          <w:rPr>
            <w:lang w:val="en-US"/>
          </w:rPr>
          <w:delText xml:space="preserve">nstead of estimating </w:delText>
        </w:r>
        <w:r w:rsidDel="00CC03B2">
          <w:rPr>
            <w:lang w:val="en-US"/>
          </w:rPr>
          <w:fldChar w:fldCharType="begin"/>
        </w:r>
        <w:r w:rsidDel="00CC03B2">
          <w:rPr>
            <w:lang w:val="en-US"/>
          </w:rPr>
          <w:delInstrText xml:space="preserve"> REF _Ref50919583 \h  \* MERGEFORMAT </w:delInstrText>
        </w:r>
        <w:r w:rsidDel="00CC03B2">
          <w:rPr>
            <w:lang w:val="en-US"/>
          </w:rPr>
        </w:r>
        <w:r w:rsidDel="00CC03B2">
          <w:rPr>
            <w:lang w:val="en-US"/>
          </w:rPr>
          <w:fldChar w:fldCharType="separate"/>
        </w:r>
        <w:r w:rsidR="00874176" w:rsidRPr="00874176" w:rsidDel="00CC03B2">
          <w:rPr>
            <w:lang w:val="en-US"/>
          </w:rPr>
          <w:delText>(1</w:delText>
        </w:r>
        <w:r w:rsidDel="00CC03B2">
          <w:rPr>
            <w:lang w:val="en-US"/>
          </w:rPr>
          <w:fldChar w:fldCharType="end"/>
        </w:r>
        <w:r w:rsidDel="00CC03B2">
          <w:rPr>
            <w:lang w:val="en-US"/>
          </w:rPr>
          <w:delText xml:space="preserve">) on a country-by-country basis over this </w:delText>
        </w:r>
        <w:r w:rsidR="00C17CC2" w:rsidDel="00CC03B2">
          <w:rPr>
            <w:lang w:val="en-US"/>
          </w:rPr>
          <w:delText xml:space="preserve">longer </w:delText>
        </w:r>
        <w:r w:rsidDel="00CC03B2">
          <w:rPr>
            <w:lang w:val="en-US"/>
          </w:rPr>
          <w:delText xml:space="preserve">period, we </w:delText>
        </w:r>
        <w:r w:rsidR="00646DD3" w:rsidDel="00CC03B2">
          <w:rPr>
            <w:lang w:val="en-US"/>
          </w:rPr>
          <w:delText>choose</w:delText>
        </w:r>
        <w:r w:rsidDel="00CC03B2">
          <w:rPr>
            <w:lang w:val="en-US"/>
          </w:rPr>
          <w:delText xml:space="preserve"> a panel estimator which is consistent with </w:delText>
        </w:r>
        <w:r w:rsidR="00ED12B4" w:rsidDel="00CC03B2">
          <w:rPr>
            <w:lang w:val="en-US"/>
          </w:rPr>
          <w:fldChar w:fldCharType="begin"/>
        </w:r>
        <w:r w:rsidR="00ED12B4" w:rsidDel="00CC03B2">
          <w:rPr>
            <w:lang w:val="en-US"/>
          </w:rPr>
          <w:delInstrText xml:space="preserve"> REF _Ref50923959 \h  \* MERGEFORMAT </w:delInstrText>
        </w:r>
        <w:r w:rsidR="00ED12B4" w:rsidDel="00CC03B2">
          <w:rPr>
            <w:lang w:val="en-US"/>
          </w:rPr>
        </w:r>
        <w:r w:rsidR="00ED12B4" w:rsidDel="00CC03B2">
          <w:rPr>
            <w:lang w:val="en-US"/>
          </w:rPr>
          <w:fldChar w:fldCharType="separate"/>
        </w:r>
        <w:r w:rsidR="00874176" w:rsidRPr="00874176" w:rsidDel="00CC03B2">
          <w:rPr>
            <w:lang w:val="en-US"/>
          </w:rPr>
          <w:delText>(4</w:delText>
        </w:r>
        <w:r w:rsidR="00ED12B4" w:rsidDel="00CC03B2">
          <w:rPr>
            <w:lang w:val="en-US"/>
          </w:rPr>
          <w:fldChar w:fldCharType="end"/>
        </w:r>
        <w:r w:rsidR="00ED12B4" w:rsidDel="00CC03B2">
          <w:rPr>
            <w:lang w:val="en-US"/>
          </w:rPr>
          <w:delText>)</w:delText>
        </w:r>
        <w:r w:rsidR="00374C5B" w:rsidDel="00CC03B2">
          <w:rPr>
            <w:lang w:val="en-US"/>
          </w:rPr>
          <w:delText xml:space="preserve"> </w:delText>
        </w:r>
        <w:r w:rsidR="0057477F" w:rsidDel="00CC03B2">
          <w:rPr>
            <w:lang w:val="en-US"/>
          </w:rPr>
          <w:delText>and</w:delText>
        </w:r>
        <w:r w:rsidR="00374C5B" w:rsidDel="00CC03B2">
          <w:rPr>
            <w:lang w:val="en-US"/>
          </w:rPr>
          <w:delText xml:space="preserve"> uses</w:delText>
        </w:r>
        <w:r w:rsidR="0057477F" w:rsidDel="00CC03B2">
          <w:rPr>
            <w:lang w:val="en-US"/>
          </w:rPr>
          <w:delText xml:space="preserve"> both</w:delText>
        </w:r>
        <w:r w:rsidR="00374C5B" w:rsidDel="00CC03B2">
          <w:rPr>
            <w:lang w:val="en-US"/>
          </w:rPr>
          <w:delText xml:space="preserve"> global/regional </w:delText>
        </w:r>
        <w:r w:rsidR="00C17CC2" w:rsidDel="00CC03B2">
          <w:rPr>
            <w:lang w:val="en-US"/>
          </w:rPr>
          <w:delText>and</w:delText>
        </w:r>
        <w:r w:rsidR="00374C5B" w:rsidDel="00CC03B2">
          <w:rPr>
            <w:lang w:val="en-US"/>
          </w:rPr>
          <w:delText xml:space="preserve"> country-specific factors to explain CDS </w:delText>
        </w:r>
        <w:r w:rsidR="0057477F" w:rsidDel="00CC03B2">
          <w:rPr>
            <w:lang w:val="en-US"/>
          </w:rPr>
          <w:delText>spreads</w:delText>
        </w:r>
        <w:r w:rsidR="00374C5B" w:rsidDel="00CC03B2">
          <w:rPr>
            <w:lang w:val="en-US"/>
          </w:rPr>
          <w:delText xml:space="preserve">. </w:delText>
        </w:r>
        <w:r w:rsidR="002175F2" w:rsidDel="00CC03B2">
          <w:rPr>
            <w:lang w:val="en-US"/>
          </w:rPr>
          <w:delText>Th</w:delText>
        </w:r>
      </w:del>
    </w:p>
    <w:p w14:paraId="2595F5F3" w14:textId="77777777" w:rsidR="00374C5B" w:rsidRDefault="00374C5B" w:rsidP="00516394">
      <w:pPr>
        <w:rPr>
          <w:lang w:val="en-US"/>
        </w:rPr>
      </w:pPr>
    </w:p>
    <w:p w14:paraId="1C2795D2" w14:textId="1BB9AA2E" w:rsidR="00923648" w:rsidRDefault="00646DD3" w:rsidP="006F422E">
      <w:pPr>
        <w:rPr>
          <w:lang w:val="en-US"/>
        </w:rPr>
      </w:pPr>
      <w:r>
        <w:rPr>
          <w:lang w:val="en-US"/>
        </w:rPr>
        <w:t xml:space="preserve">The </w:t>
      </w:r>
      <w:r w:rsidR="00111215">
        <w:rPr>
          <w:lang w:val="en-US"/>
        </w:rPr>
        <w:t>analytical appeal</w:t>
      </w:r>
      <w:r>
        <w:rPr>
          <w:lang w:val="en-US"/>
        </w:rPr>
        <w:t xml:space="preserve"> behind </w:t>
      </w:r>
      <w:r w:rsidR="00C17CC2">
        <w:rPr>
          <w:lang w:val="en-US"/>
        </w:rPr>
        <w:t>the proposed</w:t>
      </w:r>
      <w:r>
        <w:rPr>
          <w:lang w:val="en-US"/>
        </w:rPr>
        <w:t xml:space="preserve"> empirical strategy is </w:t>
      </w:r>
      <w:r w:rsidR="00111215">
        <w:rPr>
          <w:lang w:val="en-US"/>
        </w:rPr>
        <w:t>evident</w:t>
      </w:r>
      <w:r>
        <w:rPr>
          <w:lang w:val="en-US"/>
        </w:rPr>
        <w:t xml:space="preserve">: Choosing a panel estimator that explains CDS </w:t>
      </w:r>
      <w:r w:rsidR="002175F2">
        <w:rPr>
          <w:lang w:val="en-US"/>
        </w:rPr>
        <w:t xml:space="preserve">spread </w:t>
      </w:r>
      <w:r>
        <w:rPr>
          <w:lang w:val="en-US"/>
        </w:rPr>
        <w:t>changes through global/regional and country-specific factors—</w:t>
      </w:r>
      <w:del w:id="508" w:author="Timo Dahler" w:date="2021-02-04T08:23:00Z">
        <w:r w:rsidDel="00CC03B2">
          <w:rPr>
            <w:lang w:val="en-US"/>
          </w:rPr>
          <w:delText>including country-specific factors</w:delText>
        </w:r>
      </w:del>
      <w:ins w:id="509" w:author="Timo Dahler" w:date="2021-02-04T08:23:00Z">
        <w:r w:rsidR="00CC03B2">
          <w:rPr>
            <w:lang w:val="en-US"/>
          </w:rPr>
          <w:t>particularly</w:t>
        </w:r>
      </w:ins>
      <w:r>
        <w:rPr>
          <w:lang w:val="en-US"/>
        </w:rPr>
        <w:t xml:space="preserve"> </w:t>
      </w:r>
      <w:del w:id="510" w:author="Timo Dahler" w:date="2021-02-04T08:22:00Z">
        <w:r w:rsidR="00923648" w:rsidDel="00CC03B2">
          <w:rPr>
            <w:lang w:val="en-US"/>
          </w:rPr>
          <w:delText xml:space="preserve">particularly </w:delText>
        </w:r>
      </w:del>
      <w:ins w:id="511" w:author="Timo Dahler" w:date="2021-02-04T08:23:00Z">
        <w:r w:rsidR="00CC03B2">
          <w:rPr>
            <w:lang w:val="en-US"/>
          </w:rPr>
          <w:t>epidemiological</w:t>
        </w:r>
      </w:ins>
      <w:ins w:id="512" w:author="Timo Dahler" w:date="2021-02-04T08:22:00Z">
        <w:r w:rsidR="00CC03B2">
          <w:rPr>
            <w:lang w:val="en-US"/>
          </w:rPr>
          <w:t xml:space="preserve"> factors</w:t>
        </w:r>
      </w:ins>
      <w:del w:id="513" w:author="Timo Dahler" w:date="2021-02-04T08:22:00Z">
        <w:r w:rsidDel="00CC03B2">
          <w:rPr>
            <w:lang w:val="en-US"/>
          </w:rPr>
          <w:delText>related to</w:delText>
        </w:r>
        <w:r w:rsidR="00624319" w:rsidDel="00CC03B2">
          <w:rPr>
            <w:lang w:val="en-US"/>
          </w:rPr>
          <w:delText xml:space="preserve"> </w:delText>
        </w:r>
        <w:r w:rsidDel="00CC03B2">
          <w:rPr>
            <w:lang w:val="en-US"/>
          </w:rPr>
          <w:delText>COVID-19</w:delText>
        </w:r>
      </w:del>
      <w:r>
        <w:rPr>
          <w:lang w:val="en-US"/>
        </w:rPr>
        <w:t xml:space="preserve">—allows us to test the significance </w:t>
      </w:r>
      <w:r w:rsidR="00374C5B">
        <w:rPr>
          <w:lang w:val="en-US"/>
        </w:rPr>
        <w:t xml:space="preserve">of the independent effect of </w:t>
      </w:r>
      <w:r w:rsidR="00FB3072">
        <w:rPr>
          <w:lang w:val="en-US"/>
        </w:rPr>
        <w:t>mortality</w:t>
      </w:r>
      <w:r w:rsidR="00374C5B">
        <w:rPr>
          <w:lang w:val="en-US"/>
        </w:rPr>
        <w:t xml:space="preserve"> dynamics on </w:t>
      </w:r>
      <w:del w:id="514" w:author="Timo Dahler" w:date="2021-02-04T08:29:00Z">
        <w:r w:rsidR="00374C5B" w:rsidDel="00CC03B2">
          <w:rPr>
            <w:lang w:val="en-US"/>
          </w:rPr>
          <w:delText xml:space="preserve">CDS </w:delText>
        </w:r>
      </w:del>
      <w:r w:rsidR="00374C5B">
        <w:rPr>
          <w:lang w:val="en-US"/>
        </w:rPr>
        <w:t xml:space="preserve">spreads. If there is no independent effect of </w:t>
      </w:r>
      <w:r w:rsidR="00FB3072">
        <w:rPr>
          <w:lang w:val="en-US"/>
        </w:rPr>
        <w:t>mortality</w:t>
      </w:r>
      <w:r w:rsidR="00374C5B">
        <w:rPr>
          <w:lang w:val="en-US"/>
        </w:rPr>
        <w:t xml:space="preserve"> on </w:t>
      </w:r>
      <w:del w:id="515" w:author="Timo Dahler" w:date="2021-02-04T08:28:00Z">
        <w:r w:rsidR="00374C5B" w:rsidDel="00CC03B2">
          <w:rPr>
            <w:lang w:val="en-US"/>
          </w:rPr>
          <w:delText xml:space="preserve">CDS </w:delText>
        </w:r>
      </w:del>
      <w:r w:rsidR="00374C5B">
        <w:rPr>
          <w:lang w:val="en-US"/>
        </w:rPr>
        <w:t>spreads</w:t>
      </w:r>
      <w:r w:rsidR="00106FDD">
        <w:rPr>
          <w:lang w:val="en-US"/>
        </w:rPr>
        <w:t>, then this would suggest that there is no “pandemic effect</w:t>
      </w:r>
      <w:ins w:id="516" w:author="Timo Dahler" w:date="2021-02-04T08:28:00Z">
        <w:r w:rsidR="00CC03B2">
          <w:rPr>
            <w:lang w:val="en-US"/>
          </w:rPr>
          <w:t>.</w:t>
        </w:r>
      </w:ins>
      <w:r w:rsidR="00106FDD">
        <w:rPr>
          <w:lang w:val="en-US"/>
        </w:rPr>
        <w:t>”</w:t>
      </w:r>
      <w:del w:id="517" w:author="Timo Dahler" w:date="2021-02-04T08:28:00Z">
        <w:r w:rsidR="00106FDD" w:rsidDel="00CC03B2">
          <w:rPr>
            <w:lang w:val="en-US"/>
          </w:rPr>
          <w:delText xml:space="preserve"> on CDS spreads.</w:delText>
        </w:r>
      </w:del>
      <w:r w:rsidR="00106FDD">
        <w:rPr>
          <w:lang w:val="en-US"/>
        </w:rPr>
        <w:t xml:space="preserve"> </w:t>
      </w:r>
      <w:r w:rsidR="00923648">
        <w:rPr>
          <w:lang w:val="en-US"/>
        </w:rPr>
        <w:t xml:space="preserve">In other words, the entire adjustment of sovereign risk pricing over the course of </w:t>
      </w:r>
      <w:r w:rsidR="007E363C">
        <w:rPr>
          <w:lang w:val="en-US"/>
        </w:rPr>
        <w:t>the pandemic</w:t>
      </w:r>
      <w:r w:rsidR="00923648">
        <w:rPr>
          <w:lang w:val="en-US"/>
        </w:rPr>
        <w:t xml:space="preserve"> </w:t>
      </w:r>
      <w:r w:rsidR="00C17CC2">
        <w:rPr>
          <w:lang w:val="en-US"/>
        </w:rPr>
        <w:t>would</w:t>
      </w:r>
      <w:r w:rsidR="00923648">
        <w:rPr>
          <w:lang w:val="en-US"/>
        </w:rPr>
        <w:t xml:space="preserve"> be attributed to traditional </w:t>
      </w:r>
      <w:ins w:id="518" w:author="Joshua Aizenman" w:date="2021-01-28T14:25:00Z">
        <w:r w:rsidR="00C57229">
          <w:rPr>
            <w:lang w:val="en-US"/>
          </w:rPr>
          <w:t xml:space="preserve">economic </w:t>
        </w:r>
      </w:ins>
      <w:r w:rsidR="00923648">
        <w:rPr>
          <w:lang w:val="en-US"/>
        </w:rPr>
        <w:t>drivers</w:t>
      </w:r>
      <w:del w:id="519" w:author="Timo Dahler" w:date="2021-02-04T08:23:00Z">
        <w:r w:rsidR="00923648" w:rsidDel="00CC03B2">
          <w:rPr>
            <w:lang w:val="en-US"/>
          </w:rPr>
          <w:delText xml:space="preserve"> such as fiscal space, debt levels, </w:delText>
        </w:r>
        <w:r w:rsidR="007E363C" w:rsidDel="00CC03B2">
          <w:rPr>
            <w:lang w:val="en-US"/>
          </w:rPr>
          <w:delText xml:space="preserve">global risk aversion, </w:delText>
        </w:r>
        <w:r w:rsidR="00923648" w:rsidDel="00CC03B2">
          <w:rPr>
            <w:lang w:val="en-US"/>
          </w:rPr>
          <w:delText>etc</w:delText>
        </w:r>
      </w:del>
      <w:r w:rsidR="00923648">
        <w:rPr>
          <w:lang w:val="en-US"/>
        </w:rPr>
        <w:t xml:space="preserve">. However, if we observe a significant effect of mortalities on </w:t>
      </w:r>
      <w:del w:id="520" w:author="Timo Dahler" w:date="2021-02-04T08:28:00Z">
        <w:r w:rsidR="00923648" w:rsidDel="00CC03B2">
          <w:rPr>
            <w:lang w:val="en-US"/>
          </w:rPr>
          <w:delText xml:space="preserve">CDS </w:delText>
        </w:r>
      </w:del>
      <w:r w:rsidR="00923648">
        <w:rPr>
          <w:lang w:val="en-US"/>
        </w:rPr>
        <w:t xml:space="preserve">spreads, </w:t>
      </w:r>
      <w:r w:rsidR="007E363C">
        <w:rPr>
          <w:lang w:val="en-US"/>
        </w:rPr>
        <w:t>then</w:t>
      </w:r>
      <w:r w:rsidR="00923648">
        <w:rPr>
          <w:lang w:val="en-US"/>
        </w:rPr>
        <w:t xml:space="preserve"> this </w:t>
      </w:r>
      <w:r w:rsidR="00624319">
        <w:rPr>
          <w:lang w:val="en-US"/>
        </w:rPr>
        <w:t xml:space="preserve">opens up two </w:t>
      </w:r>
      <w:r w:rsidR="00663D14">
        <w:rPr>
          <w:lang w:val="en-US"/>
        </w:rPr>
        <w:t>interpretations,</w:t>
      </w:r>
      <w:r w:rsidR="007E363C">
        <w:rPr>
          <w:lang w:val="en-US"/>
        </w:rPr>
        <w:t xml:space="preserve"> </w:t>
      </w:r>
      <w:r w:rsidR="00663D14">
        <w:rPr>
          <w:lang w:val="en-US"/>
        </w:rPr>
        <w:t xml:space="preserve">depending on the sign of the coefficient. </w:t>
      </w:r>
    </w:p>
    <w:p w14:paraId="0AD817D6" w14:textId="3510AC85" w:rsidR="00663D14" w:rsidRDefault="00663D14" w:rsidP="006F422E">
      <w:pPr>
        <w:rPr>
          <w:lang w:val="en-US"/>
        </w:rPr>
      </w:pPr>
    </w:p>
    <w:p w14:paraId="5BB743EE" w14:textId="34195FDA" w:rsidR="00663D14" w:rsidRDefault="00663D14" w:rsidP="006F422E">
      <w:pPr>
        <w:rPr>
          <w:lang w:val="en-US"/>
        </w:rPr>
      </w:pPr>
      <w:r>
        <w:rPr>
          <w:lang w:val="en-US"/>
        </w:rPr>
        <w:t xml:space="preserve">One interpretation of a positive association of mortalities and </w:t>
      </w:r>
      <w:del w:id="521" w:author="Timo Dahler" w:date="2021-02-04T08:28:00Z">
        <w:r w:rsidDel="00CC03B2">
          <w:rPr>
            <w:lang w:val="en-US"/>
          </w:rPr>
          <w:delText xml:space="preserve">CDS </w:delText>
        </w:r>
      </w:del>
      <w:r>
        <w:rPr>
          <w:lang w:val="en-US"/>
        </w:rPr>
        <w:t>spread</w:t>
      </w:r>
      <w:ins w:id="522" w:author="Timo Dahler" w:date="2021-02-04T08:28:00Z">
        <w:r w:rsidR="00CC03B2">
          <w:rPr>
            <w:lang w:val="en-US"/>
          </w:rPr>
          <w:t xml:space="preserve"> changes</w:t>
        </w:r>
      </w:ins>
      <w:del w:id="523" w:author="Timo Dahler" w:date="2021-02-04T08:28:00Z">
        <w:r w:rsidDel="00CC03B2">
          <w:rPr>
            <w:lang w:val="en-US"/>
          </w:rPr>
          <w:delText>s</w:delText>
        </w:r>
      </w:del>
      <w:r>
        <w:rPr>
          <w:lang w:val="en-US"/>
        </w:rPr>
        <w:t xml:space="preserve"> could be that investors are concerned about</w:t>
      </w:r>
      <w:r w:rsidR="00C17CC2">
        <w:rPr>
          <w:lang w:val="en-US"/>
        </w:rPr>
        <w:t xml:space="preserve"> </w:t>
      </w:r>
      <w:del w:id="524" w:author="Timo Dahler" w:date="2021-02-04T08:25:00Z">
        <w:r w:rsidDel="00CC03B2">
          <w:rPr>
            <w:lang w:val="en-US"/>
          </w:rPr>
          <w:delText xml:space="preserve">imminent </w:delText>
        </w:r>
      </w:del>
      <w:r>
        <w:rPr>
          <w:lang w:val="en-US"/>
        </w:rPr>
        <w:t>intensification</w:t>
      </w:r>
      <w:r w:rsidR="00C17CC2">
        <w:rPr>
          <w:lang w:val="en-US"/>
        </w:rPr>
        <w:t>s</w:t>
      </w:r>
      <w:ins w:id="525" w:author="Timo Dahler" w:date="2021-02-04T08:29:00Z">
        <w:r w:rsidR="00CC03B2">
          <w:rPr>
            <w:lang w:val="en-US"/>
          </w:rPr>
          <w:t xml:space="preserve"> or </w:t>
        </w:r>
      </w:ins>
      <w:ins w:id="526" w:author="Timo Dahler" w:date="2021-02-04T08:26:00Z">
        <w:r w:rsidR="00CC03B2">
          <w:rPr>
            <w:lang w:val="en-US"/>
          </w:rPr>
          <w:t>extensions</w:t>
        </w:r>
      </w:ins>
      <w:r>
        <w:rPr>
          <w:lang w:val="en-US"/>
        </w:rPr>
        <w:t xml:space="preserve"> of lockdowns. The </w:t>
      </w:r>
      <w:r w:rsidR="007E363C">
        <w:rPr>
          <w:lang w:val="en-US"/>
        </w:rPr>
        <w:t xml:space="preserve">economic </w:t>
      </w:r>
      <w:r>
        <w:rPr>
          <w:lang w:val="en-US"/>
        </w:rPr>
        <w:t>intuition</w:t>
      </w:r>
      <w:del w:id="527" w:author="Timo Dahler" w:date="2021-02-04T08:30:00Z">
        <w:r w:rsidDel="00D67127">
          <w:rPr>
            <w:lang w:val="en-US"/>
          </w:rPr>
          <w:delText xml:space="preserve"> behind this mechanism is as follows</w:delText>
        </w:r>
      </w:del>
      <w:r>
        <w:rPr>
          <w:lang w:val="en-US"/>
        </w:rPr>
        <w:t xml:space="preserve">: </w:t>
      </w:r>
      <w:r w:rsidR="007E363C">
        <w:rPr>
          <w:lang w:val="en-US"/>
        </w:rPr>
        <w:t>H</w:t>
      </w:r>
      <w:r>
        <w:rPr>
          <w:lang w:val="en-US"/>
        </w:rPr>
        <w:t xml:space="preserve">igher </w:t>
      </w:r>
      <w:r w:rsidR="00C17CC2">
        <w:rPr>
          <w:lang w:val="en-US"/>
        </w:rPr>
        <w:t>mortality</w:t>
      </w:r>
      <w:r w:rsidR="007E363C">
        <w:rPr>
          <w:lang w:val="en-US"/>
        </w:rPr>
        <w:t xml:space="preserve"> numbers</w:t>
      </w:r>
      <w:r>
        <w:rPr>
          <w:lang w:val="en-US"/>
        </w:rPr>
        <w:t xml:space="preserve"> may </w:t>
      </w:r>
      <w:r w:rsidR="007E363C">
        <w:rPr>
          <w:lang w:val="en-US"/>
        </w:rPr>
        <w:t>engender</w:t>
      </w:r>
      <w:r>
        <w:rPr>
          <w:lang w:val="en-US"/>
        </w:rPr>
        <w:t xml:space="preserve"> </w:t>
      </w:r>
      <w:del w:id="528" w:author="Timo Dahler" w:date="2021-02-04T08:31:00Z">
        <w:r w:rsidDel="00D67127">
          <w:rPr>
            <w:lang w:val="en-US"/>
          </w:rPr>
          <w:delText xml:space="preserve">additional </w:delText>
        </w:r>
      </w:del>
      <w:ins w:id="529" w:author="Timo Dahler" w:date="2021-02-04T08:31:00Z">
        <w:r w:rsidR="00D67127">
          <w:rPr>
            <w:lang w:val="en-US"/>
          </w:rPr>
          <w:t xml:space="preserve">longer or more stringent </w:t>
        </w:r>
      </w:ins>
      <w:r>
        <w:rPr>
          <w:lang w:val="en-US"/>
        </w:rPr>
        <w:t xml:space="preserve">lockdowns </w:t>
      </w:r>
      <w:del w:id="530" w:author="Timo Dahler" w:date="2021-02-04T08:35:00Z">
        <w:r w:rsidDel="009C024A">
          <w:rPr>
            <w:lang w:val="en-US"/>
          </w:rPr>
          <w:delText xml:space="preserve">and </w:delText>
        </w:r>
        <w:r w:rsidR="007E363C" w:rsidDel="009C024A">
          <w:rPr>
            <w:lang w:val="en-US"/>
          </w:rPr>
          <w:delText>a deeper decline</w:delText>
        </w:r>
        <w:r w:rsidDel="009C024A">
          <w:rPr>
            <w:lang w:val="en-US"/>
          </w:rPr>
          <w:delText xml:space="preserve"> in GDP</w:delText>
        </w:r>
      </w:del>
      <w:del w:id="531" w:author="Timo Dahler" w:date="2021-02-04T08:34:00Z">
        <w:r w:rsidR="007E363C" w:rsidDel="009C024A">
          <w:rPr>
            <w:lang w:val="en-US"/>
          </w:rPr>
          <w:delText>. This would</w:delText>
        </w:r>
      </w:del>
      <w:ins w:id="532" w:author="Timo Dahler" w:date="2021-02-04T08:34:00Z">
        <w:r w:rsidR="009C024A">
          <w:rPr>
            <w:lang w:val="en-US"/>
          </w:rPr>
          <w:t>which would</w:t>
        </w:r>
      </w:ins>
      <w:r w:rsidR="007E363C">
        <w:rPr>
          <w:lang w:val="en-US"/>
        </w:rPr>
        <w:t xml:space="preserve"> increase</w:t>
      </w:r>
      <w:r>
        <w:rPr>
          <w:lang w:val="en-US"/>
        </w:rPr>
        <w:t xml:space="preserve"> the need for </w:t>
      </w:r>
      <w:del w:id="533" w:author="Timo Dahler" w:date="2021-02-04T08:34:00Z">
        <w:r w:rsidDel="009C024A">
          <w:rPr>
            <w:lang w:val="en-US"/>
          </w:rPr>
          <w:delText xml:space="preserve">the </w:delText>
        </w:r>
      </w:del>
      <w:del w:id="534" w:author="Timo Dahler" w:date="2021-02-04T08:35:00Z">
        <w:r w:rsidDel="009C024A">
          <w:rPr>
            <w:lang w:val="en-US"/>
          </w:rPr>
          <w:delText xml:space="preserve">government to </w:delText>
        </w:r>
        <w:r w:rsidR="007E363C" w:rsidDel="009C024A">
          <w:rPr>
            <w:lang w:val="en-US"/>
          </w:rPr>
          <w:delText xml:space="preserve">roll out </w:delText>
        </w:r>
      </w:del>
      <w:r w:rsidR="007E363C">
        <w:rPr>
          <w:lang w:val="en-US"/>
        </w:rPr>
        <w:t>additional stimulus</w:t>
      </w:r>
      <w:del w:id="535" w:author="Timo Dahler" w:date="2021-02-04T08:35:00Z">
        <w:r w:rsidR="007E363C" w:rsidDel="009C024A">
          <w:rPr>
            <w:lang w:val="en-US"/>
          </w:rPr>
          <w:delText>,</w:delText>
        </w:r>
        <w:r w:rsidDel="009C024A">
          <w:rPr>
            <w:lang w:val="en-US"/>
          </w:rPr>
          <w:delText xml:space="preserve"> which increases</w:delText>
        </w:r>
      </w:del>
      <w:ins w:id="536" w:author="Timo Dahler" w:date="2021-02-04T08:35:00Z">
        <w:r w:rsidR="009C024A">
          <w:rPr>
            <w:lang w:val="en-US"/>
          </w:rPr>
          <w:t xml:space="preserve"> and</w:t>
        </w:r>
      </w:ins>
      <w:r>
        <w:rPr>
          <w:lang w:val="en-US"/>
        </w:rPr>
        <w:t xml:space="preserve"> the debt burden </w:t>
      </w:r>
      <w:r w:rsidR="00C17CC2">
        <w:rPr>
          <w:lang w:val="en-US"/>
        </w:rPr>
        <w:t>and thus</w:t>
      </w:r>
      <w:r>
        <w:rPr>
          <w:lang w:val="en-US"/>
        </w:rPr>
        <w:t xml:space="preserve"> the likelihood of sovereign default. </w:t>
      </w:r>
    </w:p>
    <w:p w14:paraId="57D4E04C" w14:textId="1CAD955C" w:rsidR="00663D14" w:rsidRDefault="00663D14" w:rsidP="006F422E">
      <w:pPr>
        <w:rPr>
          <w:lang w:val="en-US"/>
        </w:rPr>
      </w:pPr>
    </w:p>
    <w:p w14:paraId="33ACDCA2" w14:textId="48F54D3C" w:rsidR="00111215" w:rsidRDefault="007E363C" w:rsidP="006F422E">
      <w:pPr>
        <w:rPr>
          <w:lang w:val="en-US"/>
        </w:rPr>
      </w:pPr>
      <w:r>
        <w:rPr>
          <w:lang w:val="en-US"/>
        </w:rPr>
        <w:lastRenderedPageBreak/>
        <w:t>In contrast,</w:t>
      </w:r>
      <w:r w:rsidR="00663D14">
        <w:rPr>
          <w:lang w:val="en-US"/>
        </w:rPr>
        <w:t xml:space="preserve"> a negative association </w:t>
      </w:r>
      <w:del w:id="537" w:author="Timo Dahler" w:date="2021-02-04T08:36:00Z">
        <w:r w:rsidR="00663D14" w:rsidDel="009C024A">
          <w:rPr>
            <w:lang w:val="en-US"/>
          </w:rPr>
          <w:delText xml:space="preserve">of mortalities and </w:delText>
        </w:r>
      </w:del>
      <w:del w:id="538" w:author="Timo Dahler" w:date="2021-02-04T08:35:00Z">
        <w:r w:rsidR="00663D14" w:rsidDel="009C024A">
          <w:rPr>
            <w:lang w:val="en-US"/>
          </w:rPr>
          <w:delText xml:space="preserve">CDS </w:delText>
        </w:r>
      </w:del>
      <w:del w:id="539" w:author="Timo Dahler" w:date="2021-02-04T08:36:00Z">
        <w:r w:rsidR="00663D14" w:rsidDel="009C024A">
          <w:rPr>
            <w:lang w:val="en-US"/>
          </w:rPr>
          <w:delText xml:space="preserve">spreads </w:delText>
        </w:r>
      </w:del>
      <w:r w:rsidR="00663D14">
        <w:rPr>
          <w:lang w:val="en-US"/>
        </w:rPr>
        <w:t>could be</w:t>
      </w:r>
      <w:r>
        <w:rPr>
          <w:lang w:val="en-US"/>
        </w:rPr>
        <w:t xml:space="preserve"> interpreted </w:t>
      </w:r>
      <w:r w:rsidR="00ED511B">
        <w:rPr>
          <w:lang w:val="en-US"/>
        </w:rPr>
        <w:t xml:space="preserve">as a positive productivity </w:t>
      </w:r>
      <w:r w:rsidR="00BD2DC0">
        <w:rPr>
          <w:lang w:val="en-US"/>
        </w:rPr>
        <w:t>shock</w:t>
      </w:r>
      <w:r w:rsidR="00160691">
        <w:rPr>
          <w:lang w:val="en-US"/>
        </w:rPr>
        <w:t xml:space="preserve"> in the eyes of financial market participants</w:t>
      </w:r>
      <w:r w:rsidR="00BD2DC0">
        <w:rPr>
          <w:lang w:val="en-US"/>
        </w:rPr>
        <w:t xml:space="preserve">. Specifically, </w:t>
      </w:r>
      <w:r w:rsidR="00805893">
        <w:rPr>
          <w:lang w:val="en-US"/>
        </w:rPr>
        <w:t>economies</w:t>
      </w:r>
      <w:r w:rsidR="00BD2DC0">
        <w:rPr>
          <w:lang w:val="en-US"/>
        </w:rPr>
        <w:t xml:space="preserve"> with relatively high numbers of mortalities</w:t>
      </w:r>
      <w:r w:rsidR="00805893">
        <w:rPr>
          <w:lang w:val="en-US"/>
        </w:rPr>
        <w:t xml:space="preserve"> </w:t>
      </w:r>
      <w:r w:rsidR="002175F2">
        <w:rPr>
          <w:lang w:val="en-US"/>
        </w:rPr>
        <w:t xml:space="preserve">will </w:t>
      </w:r>
      <w:r w:rsidR="00805893">
        <w:rPr>
          <w:lang w:val="en-US"/>
        </w:rPr>
        <w:t>need to spend</w:t>
      </w:r>
      <w:r w:rsidR="00BD2DC0">
        <w:rPr>
          <w:lang w:val="en-US"/>
        </w:rPr>
        <w:t xml:space="preserve"> relatively</w:t>
      </w:r>
      <w:r w:rsidR="00805893">
        <w:rPr>
          <w:lang w:val="en-US"/>
        </w:rPr>
        <w:t xml:space="preserve"> less of their productive resources on the elderly</w:t>
      </w:r>
      <w:r w:rsidR="00BD2DC0">
        <w:rPr>
          <w:lang w:val="en-US"/>
        </w:rPr>
        <w:t xml:space="preserve"> in the medium to long</w:t>
      </w:r>
      <w:r w:rsidR="00160691">
        <w:rPr>
          <w:lang w:val="en-US"/>
        </w:rPr>
        <w:t>er</w:t>
      </w:r>
      <w:r w:rsidR="00BD2DC0">
        <w:rPr>
          <w:lang w:val="en-US"/>
        </w:rPr>
        <w:t xml:space="preserve"> term. This would alleviate strains on government finances caused by health and retirement expenses, lowering the expected probably of sovereign default. While this may seem like a morally reprehensible interpretation, t</w:t>
      </w:r>
      <w:r w:rsidR="00ED511B">
        <w:rPr>
          <w:lang w:val="en-US"/>
        </w:rPr>
        <w:t xml:space="preserve">he </w:t>
      </w:r>
      <w:r w:rsidR="002175F2">
        <w:rPr>
          <w:lang w:val="en-US"/>
        </w:rPr>
        <w:t xml:space="preserve">economic argument </w:t>
      </w:r>
      <w:r w:rsidR="00805893">
        <w:rPr>
          <w:lang w:val="en-US"/>
        </w:rPr>
        <w:t xml:space="preserve">draws on </w:t>
      </w:r>
      <w:r w:rsidR="00160691">
        <w:rPr>
          <w:lang w:val="en-US"/>
        </w:rPr>
        <w:t>a paper by</w:t>
      </w:r>
      <w:r w:rsidR="00805893">
        <w:rPr>
          <w:lang w:val="en-US"/>
        </w:rPr>
        <w:t xml:space="preserve"> </w:t>
      </w:r>
      <w:r w:rsidR="00ED511B">
        <w:rPr>
          <w:lang w:val="en-US"/>
        </w:rPr>
        <w:t>Young (2005) with the provocative title “</w:t>
      </w:r>
      <w:r w:rsidR="00ED511B" w:rsidRPr="00ED511B">
        <w:rPr>
          <w:lang w:val="en-US"/>
        </w:rPr>
        <w:t xml:space="preserve">The Gift of the Dying: The Tragedy of AIDS and the Welfare of Future African </w:t>
      </w:r>
      <w:del w:id="540" w:author="Timo Dahler" w:date="2021-02-04T08:37:00Z">
        <w:r w:rsidR="00805893" w:rsidRPr="00ED511B" w:rsidDel="009C024A">
          <w:rPr>
            <w:lang w:val="en-US"/>
          </w:rPr>
          <w:delText>Generations</w:delText>
        </w:r>
        <w:r w:rsidR="00805893" w:rsidDel="009C024A">
          <w:rPr>
            <w:lang w:val="en-US"/>
          </w:rPr>
          <w:delText>.“</w:delText>
        </w:r>
      </w:del>
      <w:proofErr w:type="gramStart"/>
      <w:ins w:id="541" w:author="Timo Dahler" w:date="2021-02-04T08:37:00Z">
        <w:r w:rsidR="009C024A" w:rsidRPr="00ED511B">
          <w:rPr>
            <w:lang w:val="en-US"/>
          </w:rPr>
          <w:t>Generations</w:t>
        </w:r>
        <w:r w:rsidR="009C024A">
          <w:rPr>
            <w:lang w:val="en-US"/>
          </w:rPr>
          <w:t>.“</w:t>
        </w:r>
      </w:ins>
      <w:proofErr w:type="gramEnd"/>
      <w:r w:rsidR="00805893">
        <w:rPr>
          <w:lang w:val="en-US"/>
        </w:rPr>
        <w:t xml:space="preserve"> </w:t>
      </w:r>
      <w:r w:rsidR="00160691">
        <w:rPr>
          <w:lang w:val="en-US"/>
        </w:rPr>
        <w:t xml:space="preserve">This paper </w:t>
      </w:r>
      <w:r w:rsidR="00D61259">
        <w:rPr>
          <w:lang w:val="en-US"/>
        </w:rPr>
        <w:t>identifies</w:t>
      </w:r>
      <w:r w:rsidR="00ED511B">
        <w:rPr>
          <w:lang w:val="en-US"/>
        </w:rPr>
        <w:t xml:space="preserve"> two competing effects of the </w:t>
      </w:r>
      <w:r w:rsidR="00093C55">
        <w:rPr>
          <w:lang w:val="en-US"/>
        </w:rPr>
        <w:t xml:space="preserve">AIDS </w:t>
      </w:r>
      <w:r w:rsidR="00ED511B">
        <w:rPr>
          <w:lang w:val="en-US"/>
        </w:rPr>
        <w:t xml:space="preserve">epidemic. On the one hand, </w:t>
      </w:r>
      <w:r w:rsidR="00D61259">
        <w:rPr>
          <w:lang w:val="en-US"/>
        </w:rPr>
        <w:t>it</w:t>
      </w:r>
      <w:r w:rsidR="00ED511B">
        <w:rPr>
          <w:lang w:val="en-US"/>
        </w:rPr>
        <w:t xml:space="preserve"> finds that the epidemic </w:t>
      </w:r>
      <w:r w:rsidR="00160691">
        <w:rPr>
          <w:lang w:val="en-US"/>
        </w:rPr>
        <w:t>has</w:t>
      </w:r>
      <w:r w:rsidR="00ED511B">
        <w:rPr>
          <w:lang w:val="en-US"/>
        </w:rPr>
        <w:t xml:space="preserve"> a detrimental impact on </w:t>
      </w:r>
      <w:del w:id="542" w:author="Timo Dahler" w:date="2021-02-04T08:37:00Z">
        <w:r w:rsidR="00ED511B" w:rsidDel="009C024A">
          <w:rPr>
            <w:lang w:val="en-US"/>
          </w:rPr>
          <w:delText xml:space="preserve">the </w:delText>
        </w:r>
      </w:del>
      <w:r w:rsidR="00ED511B">
        <w:rPr>
          <w:lang w:val="en-US"/>
        </w:rPr>
        <w:t xml:space="preserve">human capital accumulation of orphaned </w:t>
      </w:r>
      <w:r w:rsidR="00D61259">
        <w:rPr>
          <w:lang w:val="en-US"/>
        </w:rPr>
        <w:t xml:space="preserve">children as their education is permanently interrupted </w:t>
      </w:r>
      <w:r w:rsidR="00093C55">
        <w:rPr>
          <w:lang w:val="en-US"/>
        </w:rPr>
        <w:t>at the time of their</w:t>
      </w:r>
      <w:r w:rsidR="00D61259">
        <w:rPr>
          <w:lang w:val="en-US"/>
        </w:rPr>
        <w:t xml:space="preserve"> parents’ death. On the other hand, it finds that widespread community infection lowers fertility through both a reduction in the willingness to engage in unprotected sexual activity and by increasing the scarcity of labor and </w:t>
      </w:r>
      <w:r w:rsidR="00160691">
        <w:rPr>
          <w:lang w:val="en-US"/>
        </w:rPr>
        <w:t xml:space="preserve">hence </w:t>
      </w:r>
      <w:r w:rsidR="00D61259">
        <w:rPr>
          <w:lang w:val="en-US"/>
        </w:rPr>
        <w:t xml:space="preserve">the value of a woman’s time. </w:t>
      </w:r>
      <w:r w:rsidR="00805893">
        <w:rPr>
          <w:lang w:val="en-US"/>
        </w:rPr>
        <w:t>The study concludes that</w:t>
      </w:r>
      <w:r w:rsidR="00D61259">
        <w:rPr>
          <w:lang w:val="en-US"/>
        </w:rPr>
        <w:t xml:space="preserve"> the fertility effect dominates even under the most pessimistic assumptions concerning reductions in educational attainment. </w:t>
      </w:r>
      <w:del w:id="543" w:author="Timo Dahler" w:date="2021-02-04T08:38:00Z">
        <w:r w:rsidR="00111215" w:rsidDel="009C024A">
          <w:rPr>
            <w:lang w:val="en-US"/>
          </w:rPr>
          <w:delText>As such</w:delText>
        </w:r>
      </w:del>
      <w:ins w:id="544" w:author="Timo Dahler" w:date="2021-02-04T08:38:00Z">
        <w:r w:rsidR="009C024A">
          <w:rPr>
            <w:lang w:val="en-US"/>
          </w:rPr>
          <w:t>Thus</w:t>
        </w:r>
      </w:ins>
      <w:r w:rsidR="00111215">
        <w:rPr>
          <w:lang w:val="en-US"/>
        </w:rPr>
        <w:t xml:space="preserve">, </w:t>
      </w:r>
      <w:del w:id="545" w:author="Timo Dahler" w:date="2021-02-04T08:38:00Z">
        <w:r w:rsidR="00160691" w:rsidDel="009C024A">
          <w:rPr>
            <w:lang w:val="en-US"/>
          </w:rPr>
          <w:delText>this is</w:delText>
        </w:r>
        <w:r w:rsidR="00111215" w:rsidDel="009C024A">
          <w:rPr>
            <w:lang w:val="en-US"/>
          </w:rPr>
          <w:delText xml:space="preserve"> an</w:delText>
        </w:r>
      </w:del>
      <w:ins w:id="546" w:author="Timo Dahler" w:date="2021-02-04T08:38:00Z">
        <w:r w:rsidR="009C024A">
          <w:rPr>
            <w:lang w:val="en-US"/>
          </w:rPr>
          <w:t>AIDS</w:t>
        </w:r>
      </w:ins>
      <w:r w:rsidR="00111215">
        <w:rPr>
          <w:lang w:val="en-US"/>
        </w:rPr>
        <w:t xml:space="preserve"> </w:t>
      </w:r>
      <w:ins w:id="547" w:author="Timo Dahler" w:date="2021-02-04T08:38:00Z">
        <w:r w:rsidR="009C024A">
          <w:rPr>
            <w:lang w:val="en-US"/>
          </w:rPr>
          <w:t xml:space="preserve">is an </w:t>
        </w:r>
      </w:ins>
      <w:r w:rsidR="00111215">
        <w:rPr>
          <w:lang w:val="en-US"/>
        </w:rPr>
        <w:t xml:space="preserve">example of a viral disease that despite bringing immeasurable horror upon people may have had some positive long-term </w:t>
      </w:r>
      <w:ins w:id="548" w:author="Timo Dahler" w:date="2021-02-04T08:38:00Z">
        <w:r w:rsidR="009C024A">
          <w:rPr>
            <w:lang w:val="en-US"/>
          </w:rPr>
          <w:t xml:space="preserve">economic </w:t>
        </w:r>
      </w:ins>
      <w:r w:rsidR="00111215">
        <w:rPr>
          <w:lang w:val="en-US"/>
        </w:rPr>
        <w:t>effects</w:t>
      </w:r>
      <w:r w:rsidR="00093C55">
        <w:rPr>
          <w:lang w:val="en-US"/>
        </w:rPr>
        <w:t xml:space="preserve"> on future generations</w:t>
      </w:r>
      <w:r w:rsidR="00111215">
        <w:rPr>
          <w:lang w:val="en-US"/>
        </w:rPr>
        <w:t xml:space="preserve">. </w:t>
      </w:r>
      <w:r w:rsidR="00160691">
        <w:rPr>
          <w:lang w:val="en-US"/>
        </w:rPr>
        <w:t xml:space="preserve">As COVID-19 </w:t>
      </w:r>
      <w:del w:id="549" w:author="Timo Dahler" w:date="2021-02-04T08:39:00Z">
        <w:r w:rsidR="00160691" w:rsidDel="009C024A">
          <w:rPr>
            <w:lang w:val="en-US"/>
          </w:rPr>
          <w:delText xml:space="preserve">is a viral disease that </w:delText>
        </w:r>
      </w:del>
      <w:r w:rsidR="00160691">
        <w:rPr>
          <w:lang w:val="en-US"/>
        </w:rPr>
        <w:t>primarily affects older generations, a somewhat similar mechanism may unfold</w:t>
      </w:r>
      <w:del w:id="550" w:author="Timo Dahler" w:date="2021-02-04T08:40:00Z">
        <w:r w:rsidR="00160691" w:rsidDel="009C024A">
          <w:rPr>
            <w:lang w:val="en-US"/>
          </w:rPr>
          <w:delText xml:space="preserve"> over the coming years</w:delText>
        </w:r>
      </w:del>
      <w:r w:rsidR="00093C55">
        <w:rPr>
          <w:lang w:val="en-US"/>
        </w:rPr>
        <w:t xml:space="preserve">: </w:t>
      </w:r>
      <w:r w:rsidR="00160691">
        <w:rPr>
          <w:lang w:val="en-US"/>
        </w:rPr>
        <w:t xml:space="preserve">Specifically, it may be that the relative shrinking of older </w:t>
      </w:r>
      <w:ins w:id="551" w:author="Timo Dahler" w:date="2021-02-04T08:40:00Z">
        <w:r w:rsidR="009C024A">
          <w:rPr>
            <w:lang w:val="en-US"/>
          </w:rPr>
          <w:t xml:space="preserve">generations </w:t>
        </w:r>
      </w:ins>
      <w:del w:id="552" w:author="Timo Dahler" w:date="2021-02-04T08:40:00Z">
        <w:r w:rsidR="00160691" w:rsidDel="009C024A">
          <w:rPr>
            <w:lang w:val="en-US"/>
          </w:rPr>
          <w:delText xml:space="preserve">generations in comparison to the pre COVID-19 period </w:delText>
        </w:r>
      </w:del>
      <w:r w:rsidR="00160691">
        <w:rPr>
          <w:lang w:val="en-US"/>
        </w:rPr>
        <w:t xml:space="preserve">may lead to reduced strains on government budgets and lowered expected probabilities of sovereign default. </w:t>
      </w:r>
    </w:p>
    <w:p w14:paraId="29FC6BF0" w14:textId="60D11EE6" w:rsidR="00374C5B" w:rsidRPr="002D18CA" w:rsidRDefault="00443FAD" w:rsidP="008A7D47">
      <w:pPr>
        <w:pStyle w:val="Heading3"/>
      </w:pPr>
      <w:bookmarkStart w:id="553" w:name="_Toc62486913"/>
      <w:r>
        <w:t>Model</w:t>
      </w:r>
      <w:bookmarkEnd w:id="553"/>
    </w:p>
    <w:p w14:paraId="600AA4B7" w14:textId="506782FB" w:rsidR="00374C5B" w:rsidRDefault="000310B3" w:rsidP="00374C5B">
      <w:pPr>
        <w:rPr>
          <w:rFonts w:asciiTheme="minorHAnsi" w:hAnsiTheme="minorHAnsi" w:cstheme="minorHAnsi"/>
          <w:lang w:val="en-US"/>
        </w:rPr>
      </w:pPr>
      <w:r>
        <w:rPr>
          <w:rFonts w:asciiTheme="minorHAnsi" w:hAnsiTheme="minorHAnsi" w:cstheme="minorHAnsi"/>
          <w:lang w:val="en-US"/>
        </w:rPr>
        <w:t>We use the</w:t>
      </w:r>
      <w:r w:rsidR="00374C5B" w:rsidRPr="002D18CA">
        <w:rPr>
          <w:rFonts w:asciiTheme="minorHAnsi" w:hAnsiTheme="minorHAnsi" w:cstheme="minorHAnsi"/>
          <w:lang w:val="en-US"/>
        </w:rPr>
        <w:t xml:space="preserve"> following </w:t>
      </w:r>
      <w:r w:rsidR="006F422E">
        <w:rPr>
          <w:rFonts w:asciiTheme="minorHAnsi" w:hAnsiTheme="minorHAnsi" w:cstheme="minorHAnsi"/>
          <w:lang w:val="en-US"/>
        </w:rPr>
        <w:t>model that combines global/regional and country-specific factors</w:t>
      </w:r>
      <w:r w:rsidR="00374C5B" w:rsidRPr="002D18CA">
        <w:rPr>
          <w:rFonts w:asciiTheme="minorHAnsi" w:hAnsiTheme="minorHAnsi" w:cstheme="minorHAnsi"/>
          <w:lang w:val="en-US"/>
        </w:rPr>
        <w:t xml:space="preserve"> </w:t>
      </w:r>
      <w:r w:rsidR="00E318BA">
        <w:rPr>
          <w:rFonts w:asciiTheme="minorHAnsi" w:hAnsiTheme="minorHAnsi" w:cstheme="minorHAnsi"/>
          <w:lang w:val="en-US"/>
        </w:rPr>
        <w:t xml:space="preserve">to address </w:t>
      </w:r>
      <w:r w:rsidR="006F422E">
        <w:rPr>
          <w:rFonts w:asciiTheme="minorHAnsi" w:hAnsiTheme="minorHAnsi" w:cstheme="minorHAnsi"/>
          <w:lang w:val="en-US"/>
        </w:rPr>
        <w:t>the question whether and how mortalities affect CDS spreads</w:t>
      </w:r>
      <w:r w:rsidR="00ED12B4">
        <w:rPr>
          <w:rFonts w:asciiTheme="minorHAnsi" w:hAnsiTheme="minorHAnsi" w:cstheme="minorHAnsi"/>
          <w:lang w:val="en-US"/>
        </w:rPr>
        <w:t>:</w:t>
      </w:r>
    </w:p>
    <w:p w14:paraId="236421D0" w14:textId="77777777" w:rsidR="00ED12B4" w:rsidRPr="002D18CA" w:rsidRDefault="00ED12B4" w:rsidP="00374C5B">
      <w:pPr>
        <w:rPr>
          <w:rFonts w:asciiTheme="minorHAnsi" w:hAnsiTheme="minorHAnsi" w:cstheme="minorHAnsi"/>
          <w:lang w:val="en-US"/>
        </w:rPr>
      </w:pPr>
    </w:p>
    <w:p w14:paraId="67899C39" w14:textId="3C4DBF08" w:rsidR="00E769A6" w:rsidRPr="006F422E" w:rsidRDefault="00BD561C" w:rsidP="00E769A6">
      <w:pPr>
        <w:pStyle w:val="Caption"/>
        <w:jc w:val="center"/>
        <w:rPr>
          <w:rFonts w:cstheme="minorHAnsi"/>
          <w:noProof/>
          <w:sz w:val="24"/>
          <w:szCs w:val="24"/>
        </w:rPr>
      </w:pPr>
      <w:bookmarkStart w:id="554" w:name="_Ref62076474"/>
      <w:r w:rsidRPr="006F422E">
        <w:rPr>
          <w:sz w:val="24"/>
          <w:szCs w:val="24"/>
        </w:rPr>
        <w:t>(</w:t>
      </w:r>
      <w:r w:rsidRPr="006F422E">
        <w:rPr>
          <w:sz w:val="24"/>
          <w:szCs w:val="24"/>
        </w:rPr>
        <w:fldChar w:fldCharType="begin"/>
      </w:r>
      <w:r w:rsidRPr="006F422E">
        <w:rPr>
          <w:sz w:val="24"/>
          <w:szCs w:val="24"/>
        </w:rPr>
        <w:instrText xml:space="preserve"> SEQ Equation \* ARABIC </w:instrText>
      </w:r>
      <w:r w:rsidRPr="006F422E">
        <w:rPr>
          <w:sz w:val="24"/>
          <w:szCs w:val="24"/>
        </w:rPr>
        <w:fldChar w:fldCharType="separate"/>
      </w:r>
      <w:r w:rsidR="00874176">
        <w:rPr>
          <w:noProof/>
          <w:sz w:val="24"/>
          <w:szCs w:val="24"/>
        </w:rPr>
        <w:t>5</w:t>
      </w:r>
      <w:r w:rsidRPr="006F422E">
        <w:rPr>
          <w:sz w:val="24"/>
          <w:szCs w:val="24"/>
        </w:rPr>
        <w:fldChar w:fldCharType="end"/>
      </w:r>
      <w:bookmarkEnd w:id="554"/>
      <w:r w:rsidRPr="006F422E">
        <w:rPr>
          <w:sz w:val="24"/>
          <w:szCs w:val="24"/>
        </w:rPr>
        <w:t>)</w:t>
      </w:r>
      <w:r w:rsidR="00972FEB" w:rsidRPr="006F422E">
        <w:rPr>
          <w:rFonts w:cstheme="minorHAnsi"/>
          <w:noProof/>
          <w:sz w:val="24"/>
          <w:szCs w:val="24"/>
        </w:rPr>
        <w:t xml:space="preserve">                   </w:t>
      </w:r>
      <m:oMath>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cds</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ϕ</m:t>
            </m:r>
          </m:e>
          <m:sub>
            <m:r>
              <w:rPr>
                <w:rFonts w:ascii="Cambria Math" w:hAnsi="Cambria Math" w:cstheme="minorHAnsi"/>
                <w:sz w:val="24"/>
                <w:szCs w:val="24"/>
              </w:rPr>
              <m:t>i</m:t>
            </m:r>
          </m:sub>
        </m:sSub>
        <m:sSub>
          <m:sSubPr>
            <m:ctrlPr>
              <w:rPr>
                <w:rFonts w:ascii="Cambria Math" w:hAnsi="Cambria Math" w:cstheme="minorHAnsi"/>
                <w:sz w:val="24"/>
                <w:szCs w:val="24"/>
              </w:rPr>
            </m:ctrlPr>
          </m:sSubPr>
          <m:e>
            <m:r>
              <w:rPr>
                <w:rFonts w:ascii="Cambria Math" w:hAnsi="Cambria Math" w:cstheme="minorHAnsi"/>
                <w:sz w:val="24"/>
                <w:szCs w:val="24"/>
              </w:rPr>
              <m:t>∆cds</m:t>
            </m:r>
          </m:e>
          <m:sub>
            <m:r>
              <w:rPr>
                <w:rFonts w:ascii="Cambria Math" w:hAnsi="Cambria Math" w:cstheme="minorHAnsi"/>
                <w:sz w:val="24"/>
                <w:szCs w:val="24"/>
              </w:rPr>
              <m:t>i,t-1</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β</m:t>
            </m:r>
          </m:e>
          <m:sub>
            <m:r>
              <w:rPr>
                <w:rFonts w:ascii="Cambria Math" w:hAnsi="Cambria Math" w:cstheme="minorHAnsi"/>
                <w:sz w:val="24"/>
                <w:szCs w:val="24"/>
              </w:rPr>
              <m:t>i1</m:t>
            </m:r>
          </m:sub>
        </m:sSub>
        <m:sSub>
          <m:sSubPr>
            <m:ctrlPr>
              <w:rPr>
                <w:rFonts w:ascii="Cambria Math" w:hAnsi="Cambria Math" w:cstheme="minorHAnsi"/>
                <w:sz w:val="24"/>
                <w:szCs w:val="24"/>
              </w:rPr>
            </m:ctrlPr>
          </m:sSubPr>
          <m:e>
            <m:r>
              <w:rPr>
                <w:rFonts w:ascii="Cambria Math" w:hAnsi="Cambria Math" w:cstheme="minorHAnsi"/>
                <w:sz w:val="24"/>
                <w:szCs w:val="24"/>
              </w:rPr>
              <m:t>∆GCDS</m:t>
            </m:r>
          </m:e>
          <m:sub>
            <m:r>
              <w:rPr>
                <w:rFonts w:ascii="Cambria Math" w:hAnsi="Cambria Math" w:cstheme="minorHAnsi"/>
                <w:sz w:val="24"/>
                <w:szCs w:val="24"/>
              </w:rPr>
              <m:t>t</m:t>
            </m:r>
          </m:sub>
        </m:sSub>
        <m:r>
          <w:rPr>
            <w:rFonts w:ascii="Cambria Math" w:hAnsi="Cambria Math" w:cstheme="minorHAnsi"/>
            <w:sz w:val="24"/>
            <w:szCs w:val="24"/>
          </w:rPr>
          <m:t>+</m:t>
        </m:r>
      </m:oMath>
    </w:p>
    <w:p w14:paraId="1AA90BE1" w14:textId="6C069122" w:rsidR="00FB3072" w:rsidRPr="006F422E" w:rsidRDefault="00FC6441" w:rsidP="006F422E">
      <w:pPr>
        <w:pStyle w:val="Caption"/>
        <w:jc w:val="center"/>
        <w:rPr>
          <w:rFonts w:cstheme="minorHAnsi"/>
          <w:noProof/>
          <w:sz w:val="24"/>
          <w:szCs w:val="24"/>
        </w:rPr>
      </w:pPr>
      <m:oMathPara>
        <m:oMath>
          <m:sSub>
            <m:sSubPr>
              <m:ctrlPr>
                <w:rPr>
                  <w:rFonts w:ascii="Cambria Math" w:hAnsi="Cambria Math" w:cstheme="minorHAnsi"/>
                  <w:sz w:val="24"/>
                  <w:szCs w:val="24"/>
                </w:rPr>
              </m:ctrlPr>
            </m:sSubPr>
            <m:e>
              <m:r>
                <w:rPr>
                  <w:rFonts w:ascii="Cambria Math" w:hAnsi="Cambria Math" w:cstheme="minorHAnsi"/>
                  <w:sz w:val="24"/>
                  <w:szCs w:val="24"/>
                </w:rPr>
                <m:t>β</m:t>
              </m:r>
            </m:e>
            <m:sub>
              <m:r>
                <w:rPr>
                  <w:rFonts w:ascii="Cambria Math" w:hAnsi="Cambria Math" w:cstheme="minorHAnsi"/>
                  <w:sz w:val="24"/>
                  <w:szCs w:val="24"/>
                </w:rPr>
                <m:t>i2</m:t>
              </m:r>
            </m:sub>
          </m:sSub>
          <m:sSub>
            <m:sSubPr>
              <m:ctrlPr>
                <w:rPr>
                  <w:rFonts w:ascii="Cambria Math" w:hAnsi="Cambria Math" w:cstheme="minorHAnsi"/>
                  <w:sz w:val="24"/>
                  <w:szCs w:val="24"/>
                </w:rPr>
              </m:ctrlPr>
            </m:sSubPr>
            <m:e>
              <m:r>
                <w:rPr>
                  <w:rFonts w:ascii="Cambria Math" w:hAnsi="Cambria Math" w:cstheme="minorHAnsi"/>
                  <w:sz w:val="24"/>
                  <w:szCs w:val="24"/>
                </w:rPr>
                <m:t>∆RCDS</m:t>
              </m:r>
            </m:e>
            <m:sub>
              <m:sSup>
                <m:sSupPr>
                  <m:ctrlPr>
                    <w:rPr>
                      <w:rFonts w:ascii="Cambria Math" w:hAnsi="Cambria Math" w:cstheme="minorHAnsi"/>
                      <w:sz w:val="24"/>
                      <w:szCs w:val="24"/>
                    </w:rPr>
                  </m:ctrlPr>
                </m:sSupPr>
                <m:e>
                  <m:r>
                    <w:rPr>
                      <w:rFonts w:ascii="Cambria Math" w:hAnsi="Cambria Math" w:cstheme="minorHAnsi"/>
                      <w:sz w:val="24"/>
                      <w:szCs w:val="24"/>
                    </w:rPr>
                    <m:t>i</m:t>
                  </m:r>
                </m:e>
                <m:sup>
                  <m:r>
                    <w:rPr>
                      <w:rFonts w:ascii="Cambria Math" w:hAnsi="Cambria Math" w:cstheme="minorHAnsi"/>
                      <w:sz w:val="24"/>
                      <w:szCs w:val="24"/>
                    </w:rPr>
                    <m:t>'</m:t>
                  </m:r>
                </m:sup>
              </m:sSup>
              <m:r>
                <w:rPr>
                  <w:rFonts w:ascii="Cambria Math" w:hAnsi="Cambria Math" w:cstheme="minorHAnsi"/>
                  <w:sz w:val="24"/>
                  <w:szCs w:val="24"/>
                </w:rPr>
                <m:t>,t</m:t>
              </m:r>
            </m:sub>
          </m:sSub>
          <m:r>
            <w:rPr>
              <w:rFonts w:ascii="Cambria Math" w:hAnsi="Cambria Math" w:cstheme="minorHAnsi"/>
              <w:sz w:val="24"/>
              <w:szCs w:val="24"/>
            </w:rPr>
            <m:t>+θ</m:t>
          </m:r>
          <m:sSubSup>
            <m:sSubSupPr>
              <m:ctrlPr>
                <w:rPr>
                  <w:rFonts w:ascii="Cambria Math" w:hAnsi="Cambria Math" w:cstheme="minorHAnsi"/>
                  <w:sz w:val="24"/>
                  <w:szCs w:val="24"/>
                </w:rPr>
              </m:ctrlPr>
            </m:sSubSupPr>
            <m:e>
              <m:r>
                <w:rPr>
                  <w:rFonts w:ascii="Cambria Math" w:hAnsi="Cambria Math" w:cstheme="minorHAnsi"/>
                  <w:sz w:val="24"/>
                  <w:szCs w:val="24"/>
                </w:rPr>
                <m:t>X</m:t>
              </m:r>
            </m:e>
            <m:sub>
              <m:r>
                <w:rPr>
                  <w:rFonts w:ascii="Cambria Math" w:hAnsi="Cambria Math" w:cstheme="minorHAnsi"/>
                  <w:sz w:val="24"/>
                  <w:szCs w:val="24"/>
                </w:rPr>
                <m:t>i,t</m:t>
              </m:r>
            </m:sub>
            <m:sup>
              <m:r>
                <w:rPr>
                  <w:rFonts w:ascii="Cambria Math" w:hAnsi="Cambria Math" w:cstheme="minorHAnsi"/>
                  <w:sz w:val="24"/>
                  <w:szCs w:val="24"/>
                </w:rPr>
                <m:t>COVID</m:t>
              </m:r>
            </m:sup>
          </m:sSubSup>
          <m:r>
            <w:rPr>
              <w:rFonts w:ascii="Cambria Math" w:hAnsi="Cambria Math" w:cstheme="minorHAnsi"/>
              <w:sz w:val="24"/>
              <w:szCs w:val="24"/>
            </w:rPr>
            <m:t>+γ</m:t>
          </m:r>
          <m:sSubSup>
            <m:sSubSupPr>
              <m:ctrlPr>
                <w:rPr>
                  <w:rFonts w:ascii="Cambria Math" w:hAnsi="Cambria Math" w:cstheme="minorHAnsi"/>
                  <w:sz w:val="24"/>
                  <w:szCs w:val="24"/>
                </w:rPr>
              </m:ctrlPr>
            </m:sSubSupPr>
            <m:e>
              <m:r>
                <w:rPr>
                  <w:rFonts w:ascii="Cambria Math" w:hAnsi="Cambria Math" w:cstheme="minorHAnsi"/>
                  <w:sz w:val="24"/>
                  <w:szCs w:val="24"/>
                </w:rPr>
                <m:t>X</m:t>
              </m:r>
            </m:e>
            <m:sub>
              <m:r>
                <w:rPr>
                  <w:rFonts w:ascii="Cambria Math" w:hAnsi="Cambria Math" w:cstheme="minorHAnsi"/>
                  <w:sz w:val="24"/>
                  <w:szCs w:val="24"/>
                </w:rPr>
                <m:t>i,t</m:t>
              </m:r>
            </m:sub>
            <m:sup>
              <m:r>
                <w:rPr>
                  <w:rFonts w:ascii="Cambria Math" w:hAnsi="Cambria Math" w:cstheme="minorHAnsi"/>
                  <w:sz w:val="24"/>
                  <w:szCs w:val="24"/>
                </w:rPr>
                <m:t>economy</m:t>
              </m:r>
            </m:sup>
          </m:sSubSup>
          <m:r>
            <w:rPr>
              <w:rFonts w:ascii="Cambria Math" w:eastAsiaTheme="minorEastAsia" w:hAnsi="Cambria Math" w:cstheme="minorHAnsi"/>
              <w:sz w:val="24"/>
              <w:szCs w:val="24"/>
            </w:rPr>
            <m:t>+η</m:t>
          </m:r>
          <m:sSubSup>
            <m:sSubSupPr>
              <m:ctrlPr>
                <w:rPr>
                  <w:rFonts w:ascii="Cambria Math" w:eastAsiaTheme="minorEastAsia" w:hAnsi="Cambria Math" w:cstheme="minorHAns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i,t</m:t>
              </m:r>
            </m:sub>
            <m:sup>
              <m:r>
                <w:rPr>
                  <w:rFonts w:ascii="Cambria Math" w:eastAsiaTheme="minorEastAsia" w:hAnsi="Cambria Math" w:cstheme="minorHAnsi"/>
                  <w:sz w:val="24"/>
                  <w:szCs w:val="24"/>
                </w:rPr>
                <m:t>policy</m:t>
              </m:r>
            </m:sup>
          </m:sSubSup>
          <m:r>
            <w:rPr>
              <w:rFonts w:ascii="Cambria Math" w:eastAsiaTheme="minorEastAsia"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ϑ</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eastAsiaTheme="minorEastAsia" w:hAnsi="Cambria Math" w:cstheme="minorHAnsi"/>
                  <w:sz w:val="24"/>
                  <w:szCs w:val="24"/>
                </w:rPr>
              </m:ctrlPr>
            </m:sSubPr>
            <m:e>
              <m:r>
                <w:rPr>
                  <w:rFonts w:ascii="Cambria Math" w:eastAsiaTheme="minorEastAsia" w:hAnsi="Cambria Math" w:cstheme="minorHAnsi"/>
                  <w:sz w:val="24"/>
                  <w:szCs w:val="24"/>
                </w:rPr>
                <m:t>ϵ</m:t>
              </m:r>
            </m:e>
            <m:sub>
              <m:r>
                <w:rPr>
                  <w:rFonts w:ascii="Cambria Math" w:eastAsiaTheme="minorEastAsia" w:hAnsi="Cambria Math" w:cstheme="minorHAnsi"/>
                  <w:sz w:val="24"/>
                  <w:szCs w:val="24"/>
                </w:rPr>
                <m:t>i,t</m:t>
              </m:r>
            </m:sub>
          </m:sSub>
        </m:oMath>
      </m:oMathPara>
    </w:p>
    <w:p w14:paraId="2655BC8A" w14:textId="18C6FF1E" w:rsidR="00E769A6" w:rsidRPr="006F422E" w:rsidRDefault="00E769A6" w:rsidP="006F422E">
      <w:pPr>
        <w:pStyle w:val="Caption"/>
        <w:jc w:val="center"/>
        <w:rPr>
          <w:rFonts w:ascii="Cambria Math" w:hAnsi="Cambria Math" w:cstheme="minorHAnsi"/>
          <w:sz w:val="24"/>
          <w:szCs w:val="24"/>
        </w:rPr>
      </w:pPr>
      <m:oMathPara>
        <m:oMath>
          <m:r>
            <w:rPr>
              <w:rFonts w:ascii="Cambria Math" w:hAnsi="Cambria Math" w:cstheme="minorHAnsi"/>
              <w:sz w:val="24"/>
              <w:szCs w:val="24"/>
            </w:rPr>
            <m:t>January 1, 2014 ≤t &lt;July 1, 2020</m:t>
          </m:r>
        </m:oMath>
      </m:oMathPara>
    </w:p>
    <w:p w14:paraId="58AF4E0D" w14:textId="3A1CD69E" w:rsidR="00374C5B" w:rsidRDefault="00BD561C" w:rsidP="008A7D47">
      <w:pPr>
        <w:pStyle w:val="Heading3"/>
        <w:rPr>
          <w:rFonts w:eastAsiaTheme="minorEastAsia"/>
        </w:rPr>
      </w:pPr>
      <w:bookmarkStart w:id="555" w:name="_Toc62486914"/>
      <w:r>
        <w:rPr>
          <w:rFonts w:eastAsiaTheme="minorEastAsia"/>
        </w:rPr>
        <w:t>Data</w:t>
      </w:r>
      <w:r w:rsidR="009747CF">
        <w:rPr>
          <w:rFonts w:eastAsiaTheme="minorEastAsia"/>
        </w:rPr>
        <w:t xml:space="preserve"> modifications</w:t>
      </w:r>
      <w:bookmarkEnd w:id="555"/>
    </w:p>
    <w:p w14:paraId="7C667A25" w14:textId="7498898B" w:rsidR="00ED12B4" w:rsidRDefault="00BD561C" w:rsidP="006F422E">
      <w:pPr>
        <w:rPr>
          <w:lang w:val="en-US"/>
        </w:rPr>
      </w:pPr>
      <w:r w:rsidRPr="00D13471">
        <w:rPr>
          <w:lang w:val="en-US"/>
        </w:rPr>
        <w:t xml:space="preserve">While we can generally use the same data and variables </w:t>
      </w:r>
      <w:r w:rsidR="000310B3">
        <w:rPr>
          <w:lang w:val="en-US"/>
        </w:rPr>
        <w:t>that we</w:t>
      </w:r>
      <w:r w:rsidRPr="00D13471">
        <w:rPr>
          <w:lang w:val="en-US"/>
        </w:rPr>
        <w:t xml:space="preserve"> introduced in </w:t>
      </w:r>
      <w:r w:rsidR="000310B3">
        <w:rPr>
          <w:lang w:val="en-US"/>
        </w:rPr>
        <w:t>s</w:t>
      </w:r>
      <w:r w:rsidRPr="00D13471">
        <w:rPr>
          <w:lang w:val="en-US"/>
        </w:rPr>
        <w:t xml:space="preserve">ection </w:t>
      </w:r>
      <w:r w:rsidRPr="00D13471">
        <w:rPr>
          <w:lang w:val="en-US"/>
        </w:rPr>
        <w:fldChar w:fldCharType="begin"/>
      </w:r>
      <w:r w:rsidRPr="00D13471">
        <w:rPr>
          <w:lang w:val="en-US"/>
        </w:rPr>
        <w:instrText xml:space="preserve"> REF _Ref62073128 \r \h </w:instrText>
      </w:r>
      <w:r w:rsidR="00D13471">
        <w:rPr>
          <w:lang w:val="en-US"/>
        </w:rPr>
        <w:instrText xml:space="preserve"> \* MERGEFORMAT </w:instrText>
      </w:r>
      <w:r w:rsidRPr="00D13471">
        <w:rPr>
          <w:lang w:val="en-US"/>
        </w:rPr>
      </w:r>
      <w:r w:rsidRPr="00D13471">
        <w:rPr>
          <w:lang w:val="en-US"/>
        </w:rPr>
        <w:fldChar w:fldCharType="separate"/>
      </w:r>
      <w:r w:rsidR="00874176">
        <w:rPr>
          <w:lang w:val="en-US"/>
        </w:rPr>
        <w:t>4.2.</w:t>
      </w:r>
      <w:r w:rsidR="00874176">
        <w:rPr>
          <w:lang w:val="en-US"/>
        </w:rPr>
        <w:t>1</w:t>
      </w:r>
      <w:r w:rsidRPr="00D13471">
        <w:rPr>
          <w:lang w:val="en-US"/>
        </w:rPr>
        <w:fldChar w:fldCharType="end"/>
      </w:r>
      <w:r w:rsidRPr="00D13471">
        <w:rPr>
          <w:lang w:val="en-US"/>
        </w:rPr>
        <w:t xml:space="preserve"> </w:t>
      </w:r>
      <w:r w:rsidR="00ED12B4">
        <w:rPr>
          <w:lang w:val="en-US"/>
        </w:rPr>
        <w:t>and used to</w:t>
      </w:r>
      <w:r w:rsidRPr="00D13471">
        <w:rPr>
          <w:lang w:val="en-US"/>
        </w:rPr>
        <w:t xml:space="preserve"> estimate </w:t>
      </w:r>
      <w:r w:rsidR="00ED12B4">
        <w:rPr>
          <w:lang w:val="en-US"/>
        </w:rPr>
        <w:fldChar w:fldCharType="begin"/>
      </w:r>
      <w:r w:rsidR="00ED12B4">
        <w:rPr>
          <w:lang w:val="en-US"/>
        </w:rPr>
        <w:instrText xml:space="preserve"> REF _Ref50923959 \h  \* MERGEFORMAT </w:instrText>
      </w:r>
      <w:r w:rsidR="00ED12B4">
        <w:rPr>
          <w:lang w:val="en-US"/>
        </w:rPr>
      </w:r>
      <w:r w:rsidR="00ED12B4">
        <w:rPr>
          <w:lang w:val="en-US"/>
        </w:rPr>
        <w:fldChar w:fldCharType="separate"/>
      </w:r>
      <w:r w:rsidR="00874176" w:rsidRPr="00874176">
        <w:rPr>
          <w:lang w:val="en-US"/>
        </w:rPr>
        <w:t>(4</w:t>
      </w:r>
      <w:r w:rsidR="00ED12B4">
        <w:rPr>
          <w:lang w:val="en-US"/>
        </w:rPr>
        <w:fldChar w:fldCharType="end"/>
      </w:r>
      <w:r w:rsidR="00ED12B4">
        <w:rPr>
          <w:lang w:val="en-US"/>
        </w:rPr>
        <w:t xml:space="preserve">), </w:t>
      </w:r>
      <w:r>
        <w:rPr>
          <w:lang w:val="en-US"/>
        </w:rPr>
        <w:t xml:space="preserve">some </w:t>
      </w:r>
      <w:r w:rsidR="00D13471">
        <w:rPr>
          <w:lang w:val="en-US"/>
        </w:rPr>
        <w:t>modification</w:t>
      </w:r>
      <w:r w:rsidR="000310B3">
        <w:rPr>
          <w:lang w:val="en-US"/>
        </w:rPr>
        <w:t>s are necessary</w:t>
      </w:r>
      <w:r w:rsidR="00154C8E">
        <w:rPr>
          <w:lang w:val="en-US"/>
        </w:rPr>
        <w:t>. This is to</w:t>
      </w:r>
      <w:r w:rsidR="00D13471">
        <w:rPr>
          <w:lang w:val="en-US"/>
        </w:rPr>
        <w:t xml:space="preserve"> account for the fact </w:t>
      </w:r>
      <w:r w:rsidR="00160691">
        <w:rPr>
          <w:lang w:val="en-US"/>
        </w:rPr>
        <w:t>that the reporting of some variables only begins</w:t>
      </w:r>
      <w:r w:rsidR="006F422E">
        <w:rPr>
          <w:lang w:val="en-US"/>
        </w:rPr>
        <w:t xml:space="preserve"> in 2020</w:t>
      </w:r>
      <w:r w:rsidR="00ED12B4">
        <w:rPr>
          <w:lang w:val="en-US"/>
        </w:rPr>
        <w:t xml:space="preserve"> </w:t>
      </w:r>
      <w:r w:rsidR="006F422E">
        <w:rPr>
          <w:lang w:val="en-US"/>
        </w:rPr>
        <w:t>while</w:t>
      </w:r>
      <w:r w:rsidR="00ED12B4">
        <w:rPr>
          <w:lang w:val="en-US"/>
        </w:rPr>
        <w:t xml:space="preserve"> we need them </w:t>
      </w:r>
      <w:del w:id="556" w:author="Timo Dahler" w:date="2021-02-04T08:42:00Z">
        <w:r w:rsidR="00160691" w:rsidDel="00EB6F3A">
          <w:rPr>
            <w:lang w:val="en-US"/>
          </w:rPr>
          <w:delText xml:space="preserve">for the entire duration of the panel, i.e. </w:delText>
        </w:r>
        <w:r w:rsidR="00465926" w:rsidDel="00EB6F3A">
          <w:rPr>
            <w:lang w:val="en-US"/>
          </w:rPr>
          <w:delText>from all the way back in January 2014</w:delText>
        </w:r>
      </w:del>
      <w:ins w:id="557" w:author="Timo Dahler" w:date="2021-02-04T08:42:00Z">
        <w:r w:rsidR="00EB6F3A">
          <w:rPr>
            <w:lang w:val="en-US"/>
          </w:rPr>
          <w:t>for January 2014 to June 2020</w:t>
        </w:r>
      </w:ins>
      <w:r w:rsidR="00ED12B4">
        <w:rPr>
          <w:lang w:val="en-US"/>
        </w:rPr>
        <w:t xml:space="preserve">. Below, we </w:t>
      </w:r>
      <w:r w:rsidR="00154C8E">
        <w:rPr>
          <w:lang w:val="en-US"/>
        </w:rPr>
        <w:t>explain how we make such</w:t>
      </w:r>
      <w:r w:rsidR="00ED12B4">
        <w:rPr>
          <w:lang w:val="en-US"/>
        </w:rPr>
        <w:t xml:space="preserve"> modifications</w:t>
      </w:r>
      <w:r w:rsidR="00154C8E">
        <w:rPr>
          <w:lang w:val="en-US"/>
        </w:rPr>
        <w:t>:</w:t>
      </w:r>
    </w:p>
    <w:p w14:paraId="63F79A54" w14:textId="77777777" w:rsidR="00ED12B4" w:rsidRDefault="00ED12B4" w:rsidP="006F422E">
      <w:pPr>
        <w:rPr>
          <w:lang w:val="en-US"/>
        </w:rPr>
      </w:pPr>
    </w:p>
    <w:p w14:paraId="79AC9428" w14:textId="0086FA34" w:rsidR="00D13471" w:rsidRPr="00154C8E" w:rsidRDefault="00ED12B4" w:rsidP="00154C8E">
      <w:pPr>
        <w:pStyle w:val="ListParagraph"/>
        <w:numPr>
          <w:ilvl w:val="0"/>
          <w:numId w:val="17"/>
        </w:numPr>
        <w:rPr>
          <w:lang w:val="en-US"/>
        </w:rPr>
      </w:pPr>
      <w:r w:rsidRPr="00154C8E">
        <w:rPr>
          <w:i/>
          <w:iCs/>
          <w:lang w:val="en-US"/>
        </w:rPr>
        <w:t>Mobility</w:t>
      </w:r>
      <w:r w:rsidRPr="00154C8E">
        <w:rPr>
          <w:lang w:val="en-US"/>
        </w:rPr>
        <w:t>. The</w:t>
      </w:r>
      <w:r w:rsidR="00E769A6" w:rsidRPr="00154C8E">
        <w:rPr>
          <w:lang w:val="en-US"/>
        </w:rPr>
        <w:t xml:space="preserve"> daily driving </w:t>
      </w:r>
      <w:r w:rsidR="00154C8E">
        <w:rPr>
          <w:lang w:val="en-US"/>
        </w:rPr>
        <w:t xml:space="preserve">request </w:t>
      </w:r>
      <w:r w:rsidR="00E769A6" w:rsidRPr="00154C8E">
        <w:rPr>
          <w:lang w:val="en-US"/>
        </w:rPr>
        <w:t xml:space="preserve">data </w:t>
      </w:r>
      <w:del w:id="558" w:author="Timo Dahler" w:date="2021-02-04T09:07:00Z">
        <w:r w:rsidR="00E769A6" w:rsidRPr="00154C8E" w:rsidDel="00923E59">
          <w:rPr>
            <w:lang w:val="en-US"/>
          </w:rPr>
          <w:delText xml:space="preserve">reported </w:delText>
        </w:r>
      </w:del>
      <w:r w:rsidR="00E769A6" w:rsidRPr="00154C8E">
        <w:rPr>
          <w:lang w:val="en-US"/>
        </w:rPr>
        <w:t xml:space="preserve">by Apple that we use as a measure </w:t>
      </w:r>
      <w:r w:rsidRPr="00154C8E">
        <w:rPr>
          <w:lang w:val="en-US"/>
        </w:rPr>
        <w:t xml:space="preserve">of GDP </w:t>
      </w:r>
      <w:r w:rsidR="00E769A6" w:rsidRPr="00154C8E">
        <w:rPr>
          <w:lang w:val="en-US"/>
        </w:rPr>
        <w:t xml:space="preserve">is only available </w:t>
      </w:r>
      <w:r w:rsidR="007A614C" w:rsidRPr="00154C8E">
        <w:rPr>
          <w:lang w:val="en-US"/>
        </w:rPr>
        <w:t xml:space="preserve">from early 2020 </w:t>
      </w:r>
      <w:r w:rsidR="00E769A6" w:rsidRPr="00154C8E">
        <w:rPr>
          <w:lang w:val="en-US"/>
        </w:rPr>
        <w:t>onwards</w:t>
      </w:r>
      <w:r w:rsidRPr="00154C8E">
        <w:rPr>
          <w:lang w:val="en-US"/>
        </w:rPr>
        <w:t xml:space="preserve">. However, </w:t>
      </w:r>
      <w:r w:rsidR="00154C8E">
        <w:rPr>
          <w:lang w:val="en-US"/>
        </w:rPr>
        <w:t xml:space="preserve">Apple constructs the </w:t>
      </w:r>
      <w:r w:rsidRPr="00154C8E">
        <w:rPr>
          <w:lang w:val="en-US"/>
        </w:rPr>
        <w:t>variable</w:t>
      </w:r>
      <w:r w:rsidR="007A614C" w:rsidRPr="00154C8E">
        <w:rPr>
          <w:lang w:val="en-US"/>
        </w:rPr>
        <w:t xml:space="preserve"> </w:t>
      </w:r>
      <w:r w:rsidR="00154C8E">
        <w:rPr>
          <w:lang w:val="en-US"/>
        </w:rPr>
        <w:t>as</w:t>
      </w:r>
      <w:r w:rsidR="007A614C" w:rsidRPr="00154C8E">
        <w:rPr>
          <w:lang w:val="en-US"/>
        </w:rPr>
        <w:t xml:space="preserve"> an </w:t>
      </w:r>
      <w:r w:rsidR="00154C8E">
        <w:rPr>
          <w:lang w:val="en-US"/>
        </w:rPr>
        <w:t>index</w:t>
      </w:r>
      <w:r w:rsidR="007A614C" w:rsidRPr="00154C8E">
        <w:rPr>
          <w:lang w:val="en-US"/>
        </w:rPr>
        <w:t xml:space="preserve"> that is normalized to 100 </w:t>
      </w:r>
      <w:r w:rsidR="00AA726E" w:rsidRPr="00154C8E">
        <w:rPr>
          <w:lang w:val="en-US"/>
        </w:rPr>
        <w:t>on</w:t>
      </w:r>
      <w:r w:rsidR="007A614C" w:rsidRPr="00154C8E">
        <w:rPr>
          <w:lang w:val="en-US"/>
        </w:rPr>
        <w:t xml:space="preserve"> 13 January 2020. As such, we backfill this variable with </w:t>
      </w:r>
      <w:ins w:id="559" w:author="Timo Dahler" w:date="2021-02-04T09:14:00Z">
        <w:r w:rsidR="001063FE">
          <w:rPr>
            <w:lang w:val="en-US"/>
          </w:rPr>
          <w:t>“</w:t>
        </w:r>
      </w:ins>
      <w:r w:rsidR="007A614C" w:rsidRPr="00154C8E">
        <w:rPr>
          <w:lang w:val="en-US"/>
        </w:rPr>
        <w:t>100</w:t>
      </w:r>
      <w:ins w:id="560" w:author="Timo Dahler" w:date="2021-02-04T09:14:00Z">
        <w:r w:rsidR="001063FE">
          <w:rPr>
            <w:lang w:val="en-US"/>
          </w:rPr>
          <w:t>”</w:t>
        </w:r>
      </w:ins>
      <w:r w:rsidR="007A614C" w:rsidRPr="00154C8E">
        <w:rPr>
          <w:lang w:val="en-US"/>
        </w:rPr>
        <w:t xml:space="preserve"> for the time </w:t>
      </w:r>
      <w:del w:id="561" w:author="Timo Dahler" w:date="2021-02-04T09:14:00Z">
        <w:r w:rsidR="007A614C" w:rsidRPr="00154C8E" w:rsidDel="001063FE">
          <w:rPr>
            <w:lang w:val="en-US"/>
          </w:rPr>
          <w:delText xml:space="preserve">between January 1, 2014 and </w:delText>
        </w:r>
      </w:del>
      <w:ins w:id="562" w:author="Timo Dahler" w:date="2021-02-04T09:14:00Z">
        <w:r w:rsidR="001063FE">
          <w:rPr>
            <w:lang w:val="en-US"/>
          </w:rPr>
          <w:t xml:space="preserve">before </w:t>
        </w:r>
      </w:ins>
      <w:r w:rsidR="007A614C" w:rsidRPr="00154C8E">
        <w:rPr>
          <w:lang w:val="en-US"/>
        </w:rPr>
        <w:t xml:space="preserve">January 12, 2020. Essentially, this </w:t>
      </w:r>
      <w:del w:id="563" w:author="Timo Dahler" w:date="2021-02-04T09:08:00Z">
        <w:r w:rsidR="00FB3072" w:rsidRPr="00154C8E" w:rsidDel="00923E59">
          <w:rPr>
            <w:lang w:val="en-US"/>
          </w:rPr>
          <w:delText>assumes</w:delText>
        </w:r>
        <w:r w:rsidR="007A614C" w:rsidRPr="00154C8E" w:rsidDel="00923E59">
          <w:rPr>
            <w:lang w:val="en-US"/>
          </w:rPr>
          <w:delText xml:space="preserve"> </w:delText>
        </w:r>
      </w:del>
      <w:ins w:id="564" w:author="Timo Dahler" w:date="2021-02-04T09:08:00Z">
        <w:r w:rsidR="00923E59">
          <w:rPr>
            <w:lang w:val="en-US"/>
          </w:rPr>
          <w:t>makes the inno</w:t>
        </w:r>
      </w:ins>
      <w:ins w:id="565" w:author="Timo Dahler" w:date="2021-02-04T09:09:00Z">
        <w:r w:rsidR="00923E59">
          <w:rPr>
            <w:lang w:val="en-US"/>
          </w:rPr>
          <w:t>cuous assumption</w:t>
        </w:r>
      </w:ins>
      <w:ins w:id="566" w:author="Timo Dahler" w:date="2021-02-04T09:08:00Z">
        <w:r w:rsidR="00923E59" w:rsidRPr="00154C8E">
          <w:rPr>
            <w:lang w:val="en-US"/>
          </w:rPr>
          <w:t xml:space="preserve"> </w:t>
        </w:r>
      </w:ins>
      <w:r w:rsidR="007A614C" w:rsidRPr="00154C8E">
        <w:rPr>
          <w:lang w:val="en-US"/>
        </w:rPr>
        <w:t xml:space="preserve">that </w:t>
      </w:r>
      <w:r w:rsidR="00FB3072" w:rsidRPr="00154C8E">
        <w:rPr>
          <w:lang w:val="en-US"/>
        </w:rPr>
        <w:t xml:space="preserve">there were no </w:t>
      </w:r>
      <w:del w:id="567" w:author="Timo Dahler" w:date="2021-02-04T09:08:00Z">
        <w:r w:rsidR="00FB3072" w:rsidRPr="00154C8E" w:rsidDel="00923E59">
          <w:rPr>
            <w:lang w:val="en-US"/>
          </w:rPr>
          <w:delText xml:space="preserve">economic </w:delText>
        </w:r>
      </w:del>
      <w:r w:rsidR="00FB3072" w:rsidRPr="00154C8E">
        <w:rPr>
          <w:lang w:val="en-US"/>
        </w:rPr>
        <w:t xml:space="preserve">restrictions </w:t>
      </w:r>
      <w:ins w:id="568" w:author="Timo Dahler" w:date="2021-02-04T09:08:00Z">
        <w:r w:rsidR="00923E59">
          <w:rPr>
            <w:lang w:val="en-US"/>
          </w:rPr>
          <w:t xml:space="preserve">on </w:t>
        </w:r>
        <w:r w:rsidR="00923E59">
          <w:rPr>
            <w:lang w:val="en-US"/>
          </w:rPr>
          <w:lastRenderedPageBreak/>
          <w:t xml:space="preserve">economies </w:t>
        </w:r>
      </w:ins>
      <w:r w:rsidR="00FB3072" w:rsidRPr="00154C8E">
        <w:rPr>
          <w:lang w:val="en-US"/>
        </w:rPr>
        <w:t xml:space="preserve">through </w:t>
      </w:r>
      <w:r w:rsidR="00154C8E">
        <w:rPr>
          <w:lang w:val="en-US"/>
        </w:rPr>
        <w:t xml:space="preserve">lockdowns </w:t>
      </w:r>
      <w:r w:rsidR="00FB3072" w:rsidRPr="00154C8E">
        <w:rPr>
          <w:lang w:val="en-US"/>
        </w:rPr>
        <w:t xml:space="preserve">before the </w:t>
      </w:r>
      <w:del w:id="569" w:author="Timo Dahler" w:date="2021-02-04T09:08:00Z">
        <w:r w:rsidR="007A614C" w:rsidRPr="00154C8E" w:rsidDel="00923E59">
          <w:rPr>
            <w:lang w:val="en-US"/>
          </w:rPr>
          <w:delText>outbreak of COVID-19</w:delText>
        </w:r>
      </w:del>
      <w:ins w:id="570" w:author="Timo Dahler" w:date="2021-02-04T09:08:00Z">
        <w:r w:rsidR="00923E59">
          <w:rPr>
            <w:lang w:val="en-US"/>
          </w:rPr>
          <w:t>pandemic</w:t>
        </w:r>
      </w:ins>
      <w:del w:id="571" w:author="Timo Dahler" w:date="2021-02-04T09:09:00Z">
        <w:r w:rsidR="00FB3072" w:rsidRPr="00154C8E" w:rsidDel="00923E59">
          <w:rPr>
            <w:lang w:val="en-US"/>
          </w:rPr>
          <w:delText>. This</w:delText>
        </w:r>
        <w:r w:rsidR="007A614C" w:rsidRPr="00154C8E" w:rsidDel="00923E59">
          <w:rPr>
            <w:lang w:val="en-US"/>
          </w:rPr>
          <w:delText xml:space="preserve"> seems an innocuous assumption</w:delText>
        </w:r>
      </w:del>
      <w:r w:rsidR="007A614C" w:rsidRPr="00154C8E">
        <w:rPr>
          <w:lang w:val="en-US"/>
        </w:rPr>
        <w:t>.</w:t>
      </w:r>
      <w:r w:rsidR="000E50D9" w:rsidRPr="00154C8E">
        <w:rPr>
          <w:lang w:val="en-US"/>
        </w:rPr>
        <w:t xml:space="preserve"> Furthermore, as the driving data from Apple i</w:t>
      </w:r>
      <w:ins w:id="572" w:author="Timo Dahler" w:date="2021-02-04T09:10:00Z">
        <w:r w:rsidR="00923E59">
          <w:rPr>
            <w:lang w:val="en-US"/>
          </w:rPr>
          <w:t>s</w:t>
        </w:r>
      </w:ins>
      <w:del w:id="573" w:author="Timo Dahler" w:date="2021-02-04T09:10:00Z">
        <w:r w:rsidR="000E50D9" w:rsidRPr="00154C8E" w:rsidDel="00923E59">
          <w:rPr>
            <w:lang w:val="en-US"/>
          </w:rPr>
          <w:delText>s only</w:delText>
        </w:r>
      </w:del>
      <w:r w:rsidR="000E50D9" w:rsidRPr="00154C8E">
        <w:rPr>
          <w:lang w:val="en-US"/>
        </w:rPr>
        <w:t xml:space="preserve"> available for a</w:t>
      </w:r>
      <w:r w:rsidR="00ED3B1C" w:rsidRPr="00154C8E">
        <w:rPr>
          <w:lang w:val="en-US"/>
        </w:rPr>
        <w:t xml:space="preserve"> limited</w:t>
      </w:r>
      <w:r w:rsidR="000E50D9" w:rsidRPr="00154C8E">
        <w:rPr>
          <w:lang w:val="en-US"/>
        </w:rPr>
        <w:t xml:space="preserve"> number of countries, we </w:t>
      </w:r>
      <w:ins w:id="574" w:author="Timo Dahler" w:date="2021-02-04T09:15:00Z">
        <w:r w:rsidR="001063FE">
          <w:rPr>
            <w:lang w:val="en-US"/>
          </w:rPr>
          <w:t xml:space="preserve">also </w:t>
        </w:r>
      </w:ins>
      <w:r w:rsidR="000E50D9" w:rsidRPr="00154C8E">
        <w:rPr>
          <w:lang w:val="en-US"/>
        </w:rPr>
        <w:t xml:space="preserve">use </w:t>
      </w:r>
      <w:del w:id="575" w:author="Timo Dahler" w:date="2021-02-04T09:09:00Z">
        <w:r w:rsidR="000E50D9" w:rsidRPr="00154C8E" w:rsidDel="00923E59">
          <w:rPr>
            <w:lang w:val="en-US"/>
          </w:rPr>
          <w:delText xml:space="preserve">mobility </w:delText>
        </w:r>
      </w:del>
      <w:r w:rsidR="000E50D9" w:rsidRPr="00154C8E">
        <w:rPr>
          <w:lang w:val="en-US"/>
        </w:rPr>
        <w:t xml:space="preserve">data from </w:t>
      </w:r>
      <w:del w:id="576" w:author="Timo Dahler" w:date="2021-02-04T09:15:00Z">
        <w:r w:rsidR="000E50D9" w:rsidRPr="00154C8E" w:rsidDel="001063FE">
          <w:rPr>
            <w:lang w:val="en-US"/>
          </w:rPr>
          <w:delText>Google as an alternative</w:delText>
        </w:r>
      </w:del>
      <w:ins w:id="577" w:author="Timo Dahler" w:date="2021-02-04T09:15:00Z">
        <w:r w:rsidR="001063FE">
          <w:rPr>
            <w:lang w:val="en-US"/>
          </w:rPr>
          <w:t>Google</w:t>
        </w:r>
      </w:ins>
      <w:r w:rsidR="000E50D9" w:rsidRPr="00154C8E">
        <w:rPr>
          <w:lang w:val="en-US"/>
        </w:rPr>
        <w:t xml:space="preserve">. Specifically, </w:t>
      </w:r>
      <w:r w:rsidR="00ED3B1C" w:rsidRPr="00154C8E">
        <w:rPr>
          <w:lang w:val="en-US"/>
        </w:rPr>
        <w:t xml:space="preserve">we use Google’s workplace mobility variable. This variable is </w:t>
      </w:r>
      <w:ins w:id="578" w:author="Timo Dahler" w:date="2021-02-04T09:15:00Z">
        <w:r w:rsidR="001063FE">
          <w:rPr>
            <w:lang w:val="en-US"/>
          </w:rPr>
          <w:t xml:space="preserve">also </w:t>
        </w:r>
      </w:ins>
      <w:del w:id="579" w:author="Timo Dahler" w:date="2021-02-04T09:15:00Z">
        <w:r w:rsidR="00154C8E" w:rsidDel="001063FE">
          <w:rPr>
            <w:lang w:val="en-US"/>
          </w:rPr>
          <w:delText>also</w:delText>
        </w:r>
        <w:r w:rsidR="00ED3B1C" w:rsidRPr="00154C8E" w:rsidDel="001063FE">
          <w:rPr>
            <w:lang w:val="en-US"/>
          </w:rPr>
          <w:delText xml:space="preserve"> </w:delText>
        </w:r>
      </w:del>
      <w:r w:rsidR="00ED3B1C" w:rsidRPr="00154C8E">
        <w:rPr>
          <w:lang w:val="en-US"/>
        </w:rPr>
        <w:t xml:space="preserve">constructed as an index that so that the median value of workplace mobility between January 3, 2020 and February 6, 2020 is </w:t>
      </w:r>
      <w:r w:rsidR="00245292" w:rsidRPr="00154C8E">
        <w:rPr>
          <w:lang w:val="en-US"/>
        </w:rPr>
        <w:t>standardized</w:t>
      </w:r>
      <w:r w:rsidR="00ED3B1C" w:rsidRPr="00154C8E">
        <w:rPr>
          <w:lang w:val="en-US"/>
        </w:rPr>
        <w:t xml:space="preserve"> to 100</w:t>
      </w:r>
      <w:ins w:id="580" w:author="Timo Dahler" w:date="2021-02-04T09:16:00Z">
        <w:r w:rsidR="001063FE">
          <w:rPr>
            <w:lang w:val="en-US"/>
          </w:rPr>
          <w:t>, which we backfill to January 2014</w:t>
        </w:r>
      </w:ins>
      <w:r w:rsidR="00ED3B1C" w:rsidRPr="00154C8E">
        <w:rPr>
          <w:lang w:val="en-US"/>
        </w:rPr>
        <w:t xml:space="preserve">. </w:t>
      </w:r>
      <w:del w:id="581" w:author="Timo Dahler" w:date="2021-02-04T09:16:00Z">
        <w:r w:rsidR="00ED3B1C" w:rsidRPr="00154C8E" w:rsidDel="001063FE">
          <w:rPr>
            <w:lang w:val="en-US"/>
          </w:rPr>
          <w:delText xml:space="preserve">As such, we </w:delText>
        </w:r>
        <w:r w:rsidR="00154C8E" w:rsidDel="001063FE">
          <w:rPr>
            <w:lang w:val="en-US"/>
          </w:rPr>
          <w:delText>can</w:delText>
        </w:r>
        <w:r w:rsidR="00ED3B1C" w:rsidRPr="00154C8E" w:rsidDel="001063FE">
          <w:rPr>
            <w:lang w:val="en-US"/>
          </w:rPr>
          <w:delText xml:space="preserve"> backfill this variable with </w:delText>
        </w:r>
      </w:del>
      <w:del w:id="582" w:author="Timo Dahler" w:date="2021-02-04T09:13:00Z">
        <w:r w:rsidR="00ED3B1C" w:rsidRPr="00154C8E" w:rsidDel="001063FE">
          <w:rPr>
            <w:lang w:val="en-US"/>
          </w:rPr>
          <w:delText>the number “</w:delText>
        </w:r>
      </w:del>
      <w:del w:id="583" w:author="Timo Dahler" w:date="2021-02-04T09:16:00Z">
        <w:r w:rsidR="00ED3B1C" w:rsidRPr="00154C8E" w:rsidDel="001063FE">
          <w:rPr>
            <w:lang w:val="en-US"/>
          </w:rPr>
          <w:delText>100</w:delText>
        </w:r>
      </w:del>
      <w:del w:id="584" w:author="Timo Dahler" w:date="2021-02-04T09:13:00Z">
        <w:r w:rsidR="00ED3B1C" w:rsidRPr="00154C8E" w:rsidDel="001063FE">
          <w:rPr>
            <w:lang w:val="en-US"/>
          </w:rPr>
          <w:delText>”</w:delText>
        </w:r>
      </w:del>
      <w:del w:id="585" w:author="Timo Dahler" w:date="2021-02-04T09:16:00Z">
        <w:r w:rsidR="00ED3B1C" w:rsidRPr="00154C8E" w:rsidDel="001063FE">
          <w:rPr>
            <w:lang w:val="en-US"/>
          </w:rPr>
          <w:delText xml:space="preserve"> for observations before January 3, 2020. </w:delText>
        </w:r>
      </w:del>
      <w:r w:rsidR="00ED3B1C" w:rsidRPr="00154C8E">
        <w:rPr>
          <w:lang w:val="en-US"/>
        </w:rPr>
        <w:t xml:space="preserve">The economic intuition behind this is </w:t>
      </w:r>
      <w:del w:id="586" w:author="Timo Dahler" w:date="2021-02-04T09:13:00Z">
        <w:r w:rsidR="00ED3B1C" w:rsidRPr="00154C8E" w:rsidDel="001063FE">
          <w:rPr>
            <w:lang w:val="en-US"/>
          </w:rPr>
          <w:delText xml:space="preserve">essentially the same as in the case of Apple’s </w:delText>
        </w:r>
        <w:r w:rsidR="00845802" w:rsidDel="001063FE">
          <w:rPr>
            <w:lang w:val="en-US"/>
          </w:rPr>
          <w:delText xml:space="preserve">driving requests </w:delText>
        </w:r>
        <w:r w:rsidR="00ED3B1C" w:rsidRPr="00154C8E" w:rsidDel="001063FE">
          <w:rPr>
            <w:lang w:val="en-US"/>
          </w:rPr>
          <w:delText>data</w:delText>
        </w:r>
      </w:del>
      <w:ins w:id="587" w:author="Timo Dahler" w:date="2021-02-04T09:13:00Z">
        <w:r w:rsidR="001063FE">
          <w:rPr>
            <w:lang w:val="en-US"/>
          </w:rPr>
          <w:t>again that</w:t>
        </w:r>
      </w:ins>
      <w:del w:id="588" w:author="Timo Dahler" w:date="2021-02-04T09:13:00Z">
        <w:r w:rsidR="00ED3B1C" w:rsidRPr="00154C8E" w:rsidDel="001063FE">
          <w:rPr>
            <w:lang w:val="en-US"/>
          </w:rPr>
          <w:delText>:</w:delText>
        </w:r>
      </w:del>
      <w:r w:rsidR="00ED3B1C" w:rsidRPr="00154C8E">
        <w:rPr>
          <w:lang w:val="en-US"/>
        </w:rPr>
        <w:t xml:space="preserve"> prior to COVID-19</w:t>
      </w:r>
      <w:del w:id="589" w:author="Timo Dahler" w:date="2021-02-04T09:13:00Z">
        <w:r w:rsidR="00ED3B1C" w:rsidRPr="00154C8E" w:rsidDel="001063FE">
          <w:rPr>
            <w:lang w:val="en-US"/>
          </w:rPr>
          <w:delText>,</w:delText>
        </w:r>
      </w:del>
      <w:r w:rsidR="00ED3B1C" w:rsidRPr="00154C8E">
        <w:rPr>
          <w:lang w:val="en-US"/>
        </w:rPr>
        <w:t xml:space="preserve"> there were no mobility restrictions in place</w:t>
      </w:r>
      <w:del w:id="590" w:author="Timo Dahler" w:date="2021-02-04T09:17:00Z">
        <w:r w:rsidR="00ED3B1C" w:rsidRPr="00154C8E" w:rsidDel="001063FE">
          <w:rPr>
            <w:lang w:val="en-US"/>
          </w:rPr>
          <w:delText xml:space="preserve"> so that the index should be at 100</w:delText>
        </w:r>
      </w:del>
      <w:del w:id="591" w:author="Timo Dahler" w:date="2021-02-04T09:10:00Z">
        <w:r w:rsidR="00ED3B1C" w:rsidRPr="00154C8E" w:rsidDel="00923E59">
          <w:rPr>
            <w:lang w:val="en-US"/>
          </w:rPr>
          <w:delText xml:space="preserve">. </w:delText>
        </w:r>
      </w:del>
      <w:ins w:id="592" w:author="Timo Dahler" w:date="2021-02-04T09:10:00Z">
        <w:r w:rsidR="00923E59">
          <w:rPr>
            <w:lang w:val="en-US"/>
          </w:rPr>
          <w:t>, indicating no</w:t>
        </w:r>
      </w:ins>
      <w:ins w:id="593" w:author="Timo Dahler" w:date="2021-02-04T09:11:00Z">
        <w:r w:rsidR="00923E59">
          <w:rPr>
            <w:lang w:val="en-US"/>
          </w:rPr>
          <w:t xml:space="preserve"> restrictions of GDP.</w:t>
        </w:r>
      </w:ins>
    </w:p>
    <w:p w14:paraId="2BAD606F" w14:textId="48BA8CC7" w:rsidR="00374C5B" w:rsidRDefault="00ED3B1C" w:rsidP="00154C8E">
      <w:pPr>
        <w:pStyle w:val="ListParagraph"/>
        <w:numPr>
          <w:ilvl w:val="0"/>
          <w:numId w:val="17"/>
        </w:numPr>
        <w:rPr>
          <w:lang w:val="en-US"/>
        </w:rPr>
      </w:pPr>
      <w:r w:rsidRPr="00154C8E">
        <w:rPr>
          <w:i/>
          <w:iCs/>
          <w:lang w:val="en-US"/>
        </w:rPr>
        <w:t>COVID-19 Case and Mortalit</w:t>
      </w:r>
      <w:r w:rsidR="00AA726E" w:rsidRPr="00154C8E">
        <w:rPr>
          <w:i/>
          <w:iCs/>
          <w:lang w:val="en-US"/>
        </w:rPr>
        <w:t>y</w:t>
      </w:r>
      <w:r w:rsidRPr="00154C8E">
        <w:rPr>
          <w:i/>
          <w:iCs/>
          <w:lang w:val="en-US"/>
        </w:rPr>
        <w:t xml:space="preserve"> numbers</w:t>
      </w:r>
      <w:r w:rsidRPr="00154C8E">
        <w:rPr>
          <w:lang w:val="en-US"/>
        </w:rPr>
        <w:t xml:space="preserve">. COVID-19 epidemiological measures such as daily cases and mortalities and their growth rates are backfilled </w:t>
      </w:r>
      <w:r w:rsidR="006C6382">
        <w:rPr>
          <w:lang w:val="en-US"/>
        </w:rPr>
        <w:t>with</w:t>
      </w:r>
      <w:r w:rsidRPr="00154C8E">
        <w:rPr>
          <w:lang w:val="en-US"/>
        </w:rPr>
        <w:t xml:space="preserve"> the number “0” for all observations before January 22, 2020. </w:t>
      </w:r>
      <w:r w:rsidR="00704D7E" w:rsidRPr="00154C8E">
        <w:rPr>
          <w:lang w:val="en-US"/>
        </w:rPr>
        <w:t xml:space="preserve">The intuition behind this </w:t>
      </w:r>
      <w:r w:rsidR="006C6382">
        <w:rPr>
          <w:lang w:val="en-US"/>
        </w:rPr>
        <w:t xml:space="preserve">is </w:t>
      </w:r>
      <w:r w:rsidR="00704D7E" w:rsidRPr="00154C8E">
        <w:rPr>
          <w:lang w:val="en-US"/>
        </w:rPr>
        <w:t xml:space="preserve">that the </w:t>
      </w:r>
      <w:r w:rsidR="00245292" w:rsidRPr="00154C8E">
        <w:rPr>
          <w:lang w:val="en-US"/>
        </w:rPr>
        <w:t>JHU CSSE</w:t>
      </w:r>
      <w:r w:rsidR="00704D7E" w:rsidRPr="00154C8E">
        <w:rPr>
          <w:lang w:val="en-US"/>
        </w:rPr>
        <w:t xml:space="preserve"> </w:t>
      </w:r>
      <w:r w:rsidR="00245292" w:rsidRPr="00154C8E">
        <w:rPr>
          <w:lang w:val="en-US"/>
        </w:rPr>
        <w:t>COVID-19 reporting begins on</w:t>
      </w:r>
      <w:r w:rsidR="00704D7E" w:rsidRPr="00154C8E">
        <w:rPr>
          <w:lang w:val="en-US"/>
        </w:rPr>
        <w:t xml:space="preserve"> January 22, 2020. Thus, it is innocuous to assume that prior to that date there were no (known) COVID-19 cases</w:t>
      </w:r>
      <w:r w:rsidR="00245292" w:rsidRPr="00154C8E">
        <w:rPr>
          <w:lang w:val="en-US"/>
        </w:rPr>
        <w:t xml:space="preserve"> or mortalities. </w:t>
      </w:r>
    </w:p>
    <w:p w14:paraId="3E70794B" w14:textId="7E53FE79" w:rsidR="00704D7E" w:rsidRPr="002D18CA" w:rsidRDefault="00704D7E" w:rsidP="008A7D47">
      <w:pPr>
        <w:pStyle w:val="Heading3"/>
        <w:rPr>
          <w:rFonts w:eastAsiaTheme="minorEastAsia"/>
        </w:rPr>
      </w:pPr>
      <w:bookmarkStart w:id="594" w:name="_Toc62486915"/>
      <w:r>
        <w:rPr>
          <w:rFonts w:eastAsiaTheme="minorEastAsia"/>
        </w:rPr>
        <w:t xml:space="preserve">Results and </w:t>
      </w:r>
      <w:r w:rsidRPr="00A8317D">
        <w:t>interpretation</w:t>
      </w:r>
      <w:bookmarkEnd w:id="594"/>
      <w:r>
        <w:rPr>
          <w:rFonts w:eastAsiaTheme="minorEastAsia"/>
        </w:rPr>
        <w:t xml:space="preserve"> </w:t>
      </w:r>
    </w:p>
    <w:p w14:paraId="74A9B86A" w14:textId="3F426589" w:rsidR="009228CC" w:rsidRDefault="00374C5B" w:rsidP="009228CC">
      <w:pPr>
        <w:rPr>
          <w:lang w:val="en-US"/>
        </w:rPr>
      </w:pPr>
      <w:r w:rsidRPr="00D6152F">
        <w:rPr>
          <w:lang w:val="en-US"/>
        </w:rPr>
        <w:t xml:space="preserve">The results of </w:t>
      </w:r>
      <w:r w:rsidR="00704D7E" w:rsidRPr="00D6152F">
        <w:rPr>
          <w:lang w:val="en-US"/>
        </w:rPr>
        <w:fldChar w:fldCharType="begin"/>
      </w:r>
      <w:r w:rsidR="00704D7E" w:rsidRPr="00D6152F">
        <w:rPr>
          <w:lang w:val="en-US"/>
        </w:rPr>
        <w:instrText xml:space="preserve"> REF _Ref62076474 \h </w:instrText>
      </w:r>
      <w:r w:rsidR="00A8317D" w:rsidRPr="00D6152F">
        <w:rPr>
          <w:lang w:val="en-US"/>
        </w:rPr>
        <w:instrText xml:space="preserve"> \* MERGEFORMAT </w:instrText>
      </w:r>
      <w:r w:rsidR="00704D7E" w:rsidRPr="00D6152F">
        <w:rPr>
          <w:lang w:val="en-US"/>
        </w:rPr>
      </w:r>
      <w:r w:rsidR="00704D7E" w:rsidRPr="00D6152F">
        <w:rPr>
          <w:lang w:val="en-US"/>
        </w:rPr>
        <w:fldChar w:fldCharType="separate"/>
      </w:r>
      <w:r w:rsidR="00874176" w:rsidRPr="00874176">
        <w:rPr>
          <w:lang w:val="en-US"/>
        </w:rPr>
        <w:t>(5</w:t>
      </w:r>
      <w:r w:rsidR="00704D7E" w:rsidRPr="00D6152F">
        <w:rPr>
          <w:lang w:val="en-US"/>
        </w:rPr>
        <w:fldChar w:fldCharType="end"/>
      </w:r>
      <w:r w:rsidR="00704D7E" w:rsidRPr="00D6152F">
        <w:rPr>
          <w:lang w:val="en-US"/>
        </w:rPr>
        <w:t xml:space="preserve">) </w:t>
      </w:r>
      <w:r w:rsidRPr="00D6152F">
        <w:rPr>
          <w:lang w:val="en-US"/>
        </w:rPr>
        <w:t xml:space="preserve">are </w:t>
      </w:r>
      <w:r w:rsidRPr="002D18CA">
        <w:rPr>
          <w:lang w:val="en-US"/>
        </w:rPr>
        <w:t xml:space="preserve">reported in </w:t>
      </w:r>
      <w:r w:rsidR="00160691">
        <w:rPr>
          <w:lang w:val="en-US"/>
        </w:rPr>
        <w:fldChar w:fldCharType="begin"/>
      </w:r>
      <w:r w:rsidR="00160691">
        <w:rPr>
          <w:lang w:val="en-US"/>
        </w:rPr>
        <w:instrText xml:space="preserve"> REF _Ref62315749 \h </w:instrText>
      </w:r>
      <w:r w:rsidR="00D6152F">
        <w:rPr>
          <w:lang w:val="en-US"/>
        </w:rPr>
        <w:instrText xml:space="preserve"> \* MERGEFORMAT </w:instrText>
      </w:r>
      <w:r w:rsidR="00160691">
        <w:rPr>
          <w:lang w:val="en-US"/>
        </w:rPr>
      </w:r>
      <w:r w:rsidR="00160691">
        <w:rPr>
          <w:lang w:val="en-US"/>
        </w:rPr>
        <w:fldChar w:fldCharType="separate"/>
      </w:r>
      <w:r w:rsidR="00874176" w:rsidRPr="00874176">
        <w:rPr>
          <w:lang w:val="en-US"/>
        </w:rPr>
        <w:t>Tabl</w:t>
      </w:r>
      <w:r w:rsidR="00874176" w:rsidRPr="00874176">
        <w:rPr>
          <w:lang w:val="en-US"/>
        </w:rPr>
        <w:t>e</w:t>
      </w:r>
      <w:r w:rsidR="00874176" w:rsidRPr="00874176">
        <w:rPr>
          <w:lang w:val="en-US"/>
        </w:rPr>
        <w:t xml:space="preserve"> 7</w:t>
      </w:r>
      <w:r w:rsidR="00160691">
        <w:rPr>
          <w:lang w:val="en-US"/>
        </w:rPr>
        <w:fldChar w:fldCharType="end"/>
      </w:r>
      <w:r w:rsidR="00160691">
        <w:rPr>
          <w:lang w:val="en-US"/>
        </w:rPr>
        <w:t xml:space="preserve">. </w:t>
      </w:r>
      <w:r w:rsidR="000B4A5C">
        <w:rPr>
          <w:lang w:val="en-US"/>
        </w:rPr>
        <w:t>Let’s first look at</w:t>
      </w:r>
      <w:r w:rsidR="008E6174">
        <w:rPr>
          <w:lang w:val="en-US"/>
        </w:rPr>
        <w:t xml:space="preserve"> specification 1</w:t>
      </w:r>
      <w:r w:rsidR="00D6152F">
        <w:rPr>
          <w:lang w:val="en-US"/>
        </w:rPr>
        <w:t xml:space="preserve"> which</w:t>
      </w:r>
      <w:r w:rsidR="008E6174">
        <w:rPr>
          <w:lang w:val="en-US"/>
        </w:rPr>
        <w:t xml:space="preserve"> is </w:t>
      </w:r>
      <w:r w:rsidR="00D6152F">
        <w:rPr>
          <w:lang w:val="en-US"/>
        </w:rPr>
        <w:t xml:space="preserve">essentially </w:t>
      </w:r>
      <w:del w:id="595" w:author="Timo Dahler" w:date="2021-02-04T09:31:00Z">
        <w:r w:rsidR="00D6152F" w:rsidDel="00DD12A7">
          <w:rPr>
            <w:lang w:val="en-US"/>
          </w:rPr>
          <w:delText>t</w:delText>
        </w:r>
        <w:r w:rsidR="008E6174" w:rsidDel="00DD12A7">
          <w:rPr>
            <w:lang w:val="en-US"/>
          </w:rPr>
          <w:delText xml:space="preserve">he same </w:delText>
        </w:r>
      </w:del>
      <w:del w:id="596" w:author="Timo Dahler" w:date="2021-02-04T09:17:00Z">
        <w:r w:rsidR="008E6174" w:rsidDel="00E00DA4">
          <w:rPr>
            <w:lang w:val="en-US"/>
          </w:rPr>
          <w:delText xml:space="preserve">heterogenous factor </w:delText>
        </w:r>
      </w:del>
      <w:del w:id="597" w:author="Timo Dahler" w:date="2021-02-04T09:31:00Z">
        <w:r w:rsidR="008E6174" w:rsidDel="00DD12A7">
          <w:rPr>
            <w:lang w:val="en-US"/>
          </w:rPr>
          <w:delText>model that we used in</w:delText>
        </w:r>
      </w:del>
      <w:ins w:id="598" w:author="Timo Dahler" w:date="2021-02-04T09:31:00Z">
        <w:r w:rsidR="00DD12A7">
          <w:rPr>
            <w:lang w:val="en-US"/>
          </w:rPr>
          <w:t>model</w:t>
        </w:r>
      </w:ins>
      <w:r w:rsidR="008E6174">
        <w:rPr>
          <w:lang w:val="en-US"/>
        </w:rPr>
        <w:t xml:space="preserve"> </w:t>
      </w:r>
      <w:r w:rsidR="008E6174">
        <w:rPr>
          <w:lang w:val="en-US"/>
        </w:rPr>
        <w:fldChar w:fldCharType="begin"/>
      </w:r>
      <w:r w:rsidR="008E6174">
        <w:rPr>
          <w:lang w:val="en-US"/>
        </w:rPr>
        <w:instrText xml:space="preserve"> REF _Ref50919583 \h </w:instrText>
      </w:r>
      <w:r w:rsidR="00D6152F">
        <w:rPr>
          <w:lang w:val="en-US"/>
        </w:rPr>
        <w:instrText xml:space="preserve"> \* MERGEFORMAT </w:instrText>
      </w:r>
      <w:r w:rsidR="008E6174">
        <w:rPr>
          <w:lang w:val="en-US"/>
        </w:rPr>
      </w:r>
      <w:r w:rsidR="008E6174">
        <w:rPr>
          <w:lang w:val="en-US"/>
        </w:rPr>
        <w:fldChar w:fldCharType="separate"/>
      </w:r>
      <w:r w:rsidR="00874176" w:rsidRPr="00874176">
        <w:rPr>
          <w:lang w:val="en-US"/>
        </w:rPr>
        <w:t>(1</w:t>
      </w:r>
      <w:r w:rsidR="008E6174">
        <w:rPr>
          <w:lang w:val="en-US"/>
        </w:rPr>
        <w:fldChar w:fldCharType="end"/>
      </w:r>
      <w:r w:rsidR="008E6174">
        <w:rPr>
          <w:lang w:val="en-US"/>
        </w:rPr>
        <w:t xml:space="preserve">) but over a longer </w:t>
      </w:r>
      <w:del w:id="599" w:author="Timo Dahler" w:date="2021-02-04T09:18:00Z">
        <w:r w:rsidR="008E6174" w:rsidDel="00E00DA4">
          <w:rPr>
            <w:lang w:val="en-US"/>
          </w:rPr>
          <w:delText xml:space="preserve">time </w:delText>
        </w:r>
      </w:del>
      <w:r w:rsidR="008E6174">
        <w:rPr>
          <w:lang w:val="en-US"/>
        </w:rPr>
        <w:t xml:space="preserve">period that </w:t>
      </w:r>
      <w:del w:id="600" w:author="Timo Dahler" w:date="2021-02-04T09:18:00Z">
        <w:r w:rsidR="005B46DD" w:rsidDel="00E00DA4">
          <w:rPr>
            <w:lang w:val="en-US"/>
          </w:rPr>
          <w:delText xml:space="preserve">also </w:delText>
        </w:r>
      </w:del>
      <w:r w:rsidR="008E6174">
        <w:rPr>
          <w:lang w:val="en-US"/>
        </w:rPr>
        <w:t>covers the pandemic. All three coefficients are highly statistically significant, their signs are as expected</w:t>
      </w:r>
      <w:r w:rsidR="009228CC">
        <w:rPr>
          <w:lang w:val="en-US"/>
        </w:rPr>
        <w:t xml:space="preserve">, and the model has </w:t>
      </w:r>
      <w:del w:id="601" w:author="Joshua Aizenman" w:date="2021-01-28T14:30:00Z">
        <w:r w:rsidR="009228CC" w:rsidDel="00C57229">
          <w:rPr>
            <w:lang w:val="en-US"/>
          </w:rPr>
          <w:delText>quite some</w:delText>
        </w:r>
      </w:del>
      <w:ins w:id="602" w:author="Joshua Aizenman" w:date="2021-01-28T14:30:00Z">
        <w:r w:rsidR="00C57229">
          <w:rPr>
            <w:lang w:val="en-US"/>
          </w:rPr>
          <w:t>notable</w:t>
        </w:r>
      </w:ins>
      <w:r w:rsidR="009228CC">
        <w:rPr>
          <w:lang w:val="en-US"/>
        </w:rPr>
        <w:t xml:space="preserve"> explanatory power with an R-squared of 20%.</w:t>
      </w:r>
      <w:r w:rsidR="008E6174">
        <w:rPr>
          <w:lang w:val="en-US"/>
        </w:rPr>
        <w:t xml:space="preserve"> Specifically, the lagged CDS change has a negative sign, which indicates a mean reverting process</w:t>
      </w:r>
      <w:r w:rsidR="009228CC">
        <w:rPr>
          <w:lang w:val="en-US"/>
        </w:rPr>
        <w:t xml:space="preserve"> and the positive signs of the global and regional factor indicate positive relationships of CDS spreads across the globe. Also note that</w:t>
      </w:r>
      <w:r w:rsidR="008E6174">
        <w:rPr>
          <w:lang w:val="en-US"/>
        </w:rPr>
        <w:t xml:space="preserve"> a one percentage point increase in CDS spreads of the core countries (USA, Japan, and Eurozone countries) is associated with a 2.3 percentage point increase </w:t>
      </w:r>
      <w:del w:id="603" w:author="Timo Dahler" w:date="2021-02-04T09:19:00Z">
        <w:r w:rsidR="008E6174" w:rsidDel="00E00DA4">
          <w:rPr>
            <w:lang w:val="en-US"/>
          </w:rPr>
          <w:delText>of CDS spread</w:delText>
        </w:r>
        <w:r w:rsidR="005B46DD" w:rsidDel="00E00DA4">
          <w:rPr>
            <w:lang w:val="en-US"/>
          </w:rPr>
          <w:delText>s</w:delText>
        </w:r>
        <w:r w:rsidR="008E6174" w:rsidDel="00E00DA4">
          <w:rPr>
            <w:lang w:val="en-US"/>
          </w:rPr>
          <w:delText xml:space="preserve"> </w:delText>
        </w:r>
      </w:del>
      <w:r w:rsidR="008E6174">
        <w:rPr>
          <w:lang w:val="en-US"/>
        </w:rPr>
        <w:t>in emerging markets</w:t>
      </w:r>
      <w:r w:rsidR="003D4365">
        <w:rPr>
          <w:lang w:val="en-US"/>
        </w:rPr>
        <w:t>. This</w:t>
      </w:r>
      <w:r w:rsidR="00D6152F">
        <w:rPr>
          <w:lang w:val="en-US"/>
        </w:rPr>
        <w:t xml:space="preserve"> </w:t>
      </w:r>
      <w:r w:rsidR="003D4365">
        <w:rPr>
          <w:lang w:val="en-US"/>
        </w:rPr>
        <w:t xml:space="preserve">suggests that increases in CDS spreads of the global economy’s core countries </w:t>
      </w:r>
      <w:r w:rsidR="005B46DD">
        <w:rPr>
          <w:lang w:val="en-US"/>
        </w:rPr>
        <w:t xml:space="preserve">have a magnifying effect </w:t>
      </w:r>
      <w:del w:id="604" w:author="Timo Dahler" w:date="2021-02-04T09:32:00Z">
        <w:r w:rsidR="005B46DD" w:rsidDel="00DD12A7">
          <w:rPr>
            <w:lang w:val="en-US"/>
          </w:rPr>
          <w:delText>on CDS spreads of</w:delText>
        </w:r>
        <w:r w:rsidR="003D4365" w:rsidDel="00DD12A7">
          <w:rPr>
            <w:lang w:val="en-US"/>
          </w:rPr>
          <w:delText xml:space="preserve"> </w:delText>
        </w:r>
      </w:del>
      <w:ins w:id="605" w:author="Timo Dahler" w:date="2021-02-04T09:32:00Z">
        <w:r w:rsidR="00DD12A7">
          <w:rPr>
            <w:lang w:val="en-US"/>
          </w:rPr>
          <w:t xml:space="preserve">on </w:t>
        </w:r>
      </w:ins>
      <w:r w:rsidR="003D4365">
        <w:rPr>
          <w:lang w:val="en-US"/>
        </w:rPr>
        <w:t>emerging markets</w:t>
      </w:r>
      <w:ins w:id="606" w:author="Joshua Aizenman" w:date="2021-01-28T14:31:00Z">
        <w:r w:rsidR="00C57229">
          <w:rPr>
            <w:lang w:val="en-US"/>
          </w:rPr>
          <w:t xml:space="preserve"> </w:t>
        </w:r>
      </w:ins>
      <w:r w:rsidR="00E00DA4">
        <w:rPr>
          <w:lang w:val="en-US"/>
        </w:rPr>
        <w:t>(</w:t>
      </w:r>
      <w:r w:rsidR="00C57229">
        <w:rPr>
          <w:lang w:val="en-US"/>
        </w:rPr>
        <w:t xml:space="preserve">along the line of </w:t>
      </w:r>
      <w:r w:rsidR="00E00DA4">
        <w:rPr>
          <w:lang w:val="en-US"/>
        </w:rPr>
        <w:t>“</w:t>
      </w:r>
      <w:r w:rsidR="00C57229" w:rsidRPr="00C57229">
        <w:rPr>
          <w:lang w:val="en-US"/>
        </w:rPr>
        <w:t xml:space="preserve">when the core sneezes the </w:t>
      </w:r>
      <w:r w:rsidR="00C57229">
        <w:rPr>
          <w:lang w:val="en-US"/>
        </w:rPr>
        <w:t xml:space="preserve">rest of </w:t>
      </w:r>
      <w:r w:rsidR="00C57229" w:rsidRPr="00C57229">
        <w:rPr>
          <w:lang w:val="en-US"/>
        </w:rPr>
        <w:t xml:space="preserve">world catches </w:t>
      </w:r>
      <w:r w:rsidR="00E00DA4">
        <w:rPr>
          <w:lang w:val="en-US"/>
        </w:rPr>
        <w:t xml:space="preserve">a </w:t>
      </w:r>
      <w:r w:rsidR="00C57229" w:rsidRPr="00C57229">
        <w:rPr>
          <w:lang w:val="en-US"/>
        </w:rPr>
        <w:t>cold</w:t>
      </w:r>
      <w:r w:rsidR="00E00DA4">
        <w:rPr>
          <w:lang w:val="en-US"/>
        </w:rPr>
        <w:t>”)</w:t>
      </w:r>
      <w:r w:rsidR="003D4365">
        <w:rPr>
          <w:lang w:val="en-US"/>
        </w:rPr>
        <w:t xml:space="preserve">. </w:t>
      </w:r>
      <w:r w:rsidR="009228CC">
        <w:rPr>
          <w:lang w:val="en-US"/>
        </w:rPr>
        <w:t>There</w:t>
      </w:r>
      <w:r w:rsidR="003D4365">
        <w:rPr>
          <w:lang w:val="en-US"/>
        </w:rPr>
        <w:t xml:space="preserve"> is also a positive </w:t>
      </w:r>
      <w:r w:rsidR="009228CC">
        <w:rPr>
          <w:lang w:val="en-US"/>
        </w:rPr>
        <w:t>relationship</w:t>
      </w:r>
      <w:r w:rsidR="003D4365">
        <w:rPr>
          <w:lang w:val="en-US"/>
        </w:rPr>
        <w:t xml:space="preserve"> between a</w:t>
      </w:r>
      <w:r w:rsidR="009228CC">
        <w:rPr>
          <w:lang w:val="en-US"/>
        </w:rPr>
        <w:t>n</w:t>
      </w:r>
      <w:r w:rsidR="003D4365">
        <w:rPr>
          <w:lang w:val="en-US"/>
        </w:rPr>
        <w:t xml:space="preserve"> </w:t>
      </w:r>
      <w:r w:rsidR="009228CC">
        <w:rPr>
          <w:lang w:val="en-US"/>
        </w:rPr>
        <w:t>emerging market’s</w:t>
      </w:r>
      <w:r w:rsidR="003D4365">
        <w:rPr>
          <w:lang w:val="en-US"/>
        </w:rPr>
        <w:t xml:space="preserve"> CDS spread and the spreads of its regional peers which may indicate some form of </w:t>
      </w:r>
      <w:r w:rsidR="009228CC">
        <w:rPr>
          <w:lang w:val="en-US"/>
        </w:rPr>
        <w:t xml:space="preserve">regional </w:t>
      </w:r>
      <w:r w:rsidR="003D4365">
        <w:rPr>
          <w:lang w:val="en-US"/>
        </w:rPr>
        <w:t xml:space="preserve">economic contagion </w:t>
      </w:r>
      <w:r w:rsidR="009228CC">
        <w:rPr>
          <w:lang w:val="en-US"/>
        </w:rPr>
        <w:t>and</w:t>
      </w:r>
      <w:r w:rsidR="003D4365">
        <w:rPr>
          <w:lang w:val="en-US"/>
        </w:rPr>
        <w:t xml:space="preserve"> dependenc</w:t>
      </w:r>
      <w:r w:rsidR="009228CC">
        <w:rPr>
          <w:lang w:val="en-US"/>
        </w:rPr>
        <w:t>e.</w:t>
      </w:r>
      <w:r w:rsidR="003D4365">
        <w:rPr>
          <w:lang w:val="en-US"/>
        </w:rPr>
        <w:t xml:space="preserve"> This effect</w:t>
      </w:r>
      <w:r w:rsidR="009228CC">
        <w:rPr>
          <w:lang w:val="en-US"/>
        </w:rPr>
        <w:t xml:space="preserve"> also</w:t>
      </w:r>
      <w:r w:rsidR="003D4365">
        <w:rPr>
          <w:lang w:val="en-US"/>
        </w:rPr>
        <w:t xml:space="preserve"> remains significant when we construct the regional factor differently in specification 2</w:t>
      </w:r>
      <w:r w:rsidR="009228CC">
        <w:rPr>
          <w:lang w:val="en-US"/>
        </w:rPr>
        <w:t>. There, w</w:t>
      </w:r>
      <w:r w:rsidR="003D4365">
        <w:rPr>
          <w:lang w:val="en-US"/>
        </w:rPr>
        <w:t xml:space="preserve">e investigate </w:t>
      </w:r>
      <w:r w:rsidR="009228CC">
        <w:rPr>
          <w:lang w:val="en-US"/>
        </w:rPr>
        <w:t>how</w:t>
      </w:r>
      <w:r w:rsidR="003D4365">
        <w:rPr>
          <w:lang w:val="en-US"/>
        </w:rPr>
        <w:t xml:space="preserve"> CDS spreads </w:t>
      </w:r>
      <w:r w:rsidR="009F7E3C">
        <w:rPr>
          <w:lang w:val="en-US"/>
        </w:rPr>
        <w:t>co-</w:t>
      </w:r>
      <w:r w:rsidR="009228CC">
        <w:rPr>
          <w:lang w:val="en-US"/>
        </w:rPr>
        <w:t xml:space="preserve">move with the spreads of all emerging market peers when we use </w:t>
      </w:r>
      <w:r w:rsidR="009F7E3C">
        <w:rPr>
          <w:lang w:val="en-US"/>
        </w:rPr>
        <w:t xml:space="preserve">bilateral </w:t>
      </w:r>
      <w:r w:rsidR="009228CC">
        <w:rPr>
          <w:lang w:val="en-US"/>
        </w:rPr>
        <w:t>trade</w:t>
      </w:r>
      <w:r w:rsidR="009F7E3C">
        <w:rPr>
          <w:lang w:val="en-US"/>
        </w:rPr>
        <w:t xml:space="preserve"> shares as</w:t>
      </w:r>
      <w:r w:rsidR="009228CC">
        <w:rPr>
          <w:lang w:val="en-US"/>
        </w:rPr>
        <w:t xml:space="preserve"> the weights to construct the factor instead </w:t>
      </w:r>
      <w:r w:rsidR="009F7E3C">
        <w:rPr>
          <w:lang w:val="en-US"/>
        </w:rPr>
        <w:t xml:space="preserve">of </w:t>
      </w:r>
      <w:r w:rsidR="009228CC">
        <w:rPr>
          <w:lang w:val="en-US"/>
        </w:rPr>
        <w:t xml:space="preserve">using GDPs of local regional peers as the weights. </w:t>
      </w:r>
    </w:p>
    <w:p w14:paraId="6A184336" w14:textId="77777777" w:rsidR="009228CC" w:rsidRDefault="009228CC" w:rsidP="009228CC">
      <w:pPr>
        <w:rPr>
          <w:lang w:val="en-US"/>
        </w:rPr>
      </w:pPr>
    </w:p>
    <w:p w14:paraId="5743C732" w14:textId="387EC8EE" w:rsidR="00B239D6" w:rsidRDefault="000B4A5C" w:rsidP="009228CC">
      <w:pPr>
        <w:rPr>
          <w:lang w:val="en-US"/>
        </w:rPr>
      </w:pPr>
      <w:r>
        <w:rPr>
          <w:lang w:val="en-US"/>
        </w:rPr>
        <w:t>Now that we have established that the</w:t>
      </w:r>
      <w:ins w:id="607" w:author="Timo Dahler" w:date="2021-02-04T09:23:00Z">
        <w:r w:rsidR="001076A2">
          <w:rPr>
            <w:lang w:val="en-US"/>
          </w:rPr>
          <w:t xml:space="preserve"> simple global/regional </w:t>
        </w:r>
      </w:ins>
      <w:del w:id="608" w:author="Timo Dahler" w:date="2021-02-04T09:23:00Z">
        <w:r w:rsidDel="001076A2">
          <w:rPr>
            <w:lang w:val="en-US"/>
          </w:rPr>
          <w:delText xml:space="preserve"> s</w:delText>
        </w:r>
      </w:del>
      <w:del w:id="609" w:author="Timo Dahler" w:date="2021-02-04T09:22:00Z">
        <w:r w:rsidDel="001076A2">
          <w:rPr>
            <w:lang w:val="en-US"/>
          </w:rPr>
          <w:delText xml:space="preserve">imple heterogenous </w:delText>
        </w:r>
      </w:del>
      <w:r>
        <w:rPr>
          <w:lang w:val="en-US"/>
        </w:rPr>
        <w:t xml:space="preserve">factor model does a good job at modeling CDS spreads over this longer period, </w:t>
      </w:r>
      <w:del w:id="610" w:author="Timo Dahler" w:date="2021-02-04T09:25:00Z">
        <w:r w:rsidDel="001076A2">
          <w:rPr>
            <w:lang w:val="en-US"/>
          </w:rPr>
          <w:delText>we</w:delText>
        </w:r>
      </w:del>
      <w:del w:id="611" w:author="Timo Dahler" w:date="2021-02-04T09:24:00Z">
        <w:r w:rsidDel="001076A2">
          <w:rPr>
            <w:lang w:val="en-US"/>
          </w:rPr>
          <w:delText xml:space="preserve"> </w:delText>
        </w:r>
        <w:r w:rsidR="00145676" w:rsidDel="001076A2">
          <w:rPr>
            <w:lang w:val="en-US"/>
          </w:rPr>
          <w:delText>can</w:delText>
        </w:r>
      </w:del>
      <w:ins w:id="612" w:author="Timo Dahler" w:date="2021-02-04T09:25:00Z">
        <w:r w:rsidR="001076A2">
          <w:rPr>
            <w:lang w:val="en-US"/>
          </w:rPr>
          <w:t>specification 3</w:t>
        </w:r>
      </w:ins>
      <w:r w:rsidR="00145676">
        <w:rPr>
          <w:lang w:val="en-US"/>
        </w:rPr>
        <w:t xml:space="preserve"> </w:t>
      </w:r>
      <w:del w:id="613" w:author="Timo Dahler" w:date="2021-02-04T09:23:00Z">
        <w:r w:rsidR="00145676" w:rsidDel="001076A2">
          <w:rPr>
            <w:lang w:val="en-US"/>
          </w:rPr>
          <w:delText xml:space="preserve">widen </w:delText>
        </w:r>
      </w:del>
      <w:del w:id="614" w:author="Timo Dahler" w:date="2021-02-04T09:24:00Z">
        <w:r w:rsidR="00145676" w:rsidDel="001076A2">
          <w:rPr>
            <w:lang w:val="en-US"/>
          </w:rPr>
          <w:delText xml:space="preserve">the lens in </w:delText>
        </w:r>
        <w:r w:rsidDel="001076A2">
          <w:rPr>
            <w:lang w:val="en-US"/>
          </w:rPr>
          <w:delText xml:space="preserve">specification 3. </w:delText>
        </w:r>
        <w:r w:rsidR="00911B91" w:rsidDel="001076A2">
          <w:rPr>
            <w:lang w:val="en-US"/>
          </w:rPr>
          <w:delText>It</w:delText>
        </w:r>
        <w:r w:rsidDel="001076A2">
          <w:rPr>
            <w:lang w:val="en-US"/>
          </w:rPr>
          <w:delText xml:space="preserve"> </w:delText>
        </w:r>
      </w:del>
      <w:r>
        <w:rPr>
          <w:lang w:val="en-US"/>
        </w:rPr>
        <w:t>show</w:t>
      </w:r>
      <w:ins w:id="615" w:author="Timo Dahler" w:date="2021-02-04T09:25:00Z">
        <w:r w:rsidR="001076A2">
          <w:rPr>
            <w:lang w:val="en-US"/>
          </w:rPr>
          <w:t>s</w:t>
        </w:r>
      </w:ins>
      <w:del w:id="616" w:author="Timo Dahler" w:date="2021-02-04T09:24:00Z">
        <w:r w:rsidDel="001076A2">
          <w:rPr>
            <w:lang w:val="en-US"/>
          </w:rPr>
          <w:delText>s</w:delText>
        </w:r>
      </w:del>
      <w:r>
        <w:rPr>
          <w:lang w:val="en-US"/>
        </w:rPr>
        <w:t xml:space="preserve"> the results of a panel estimator</w:t>
      </w:r>
      <w:r w:rsidR="00911B91">
        <w:rPr>
          <w:lang w:val="en-US"/>
        </w:rPr>
        <w:t xml:space="preserve"> </w:t>
      </w:r>
      <w:del w:id="617" w:author="Timo Dahler" w:date="2021-02-04T09:25:00Z">
        <w:r w:rsidR="00145676" w:rsidDel="001076A2">
          <w:rPr>
            <w:lang w:val="en-US"/>
          </w:rPr>
          <w:delText xml:space="preserve">which includes </w:delText>
        </w:r>
      </w:del>
      <w:del w:id="618" w:author="Timo Dahler" w:date="2021-02-04T09:26:00Z">
        <w:r w:rsidR="00145676" w:rsidDel="001076A2">
          <w:rPr>
            <w:lang w:val="en-US"/>
          </w:rPr>
          <w:delText>country-specific factors</w:delText>
        </w:r>
      </w:del>
      <w:del w:id="619" w:author="Timo Dahler" w:date="2021-02-04T09:25:00Z">
        <w:r w:rsidR="00145676" w:rsidDel="001076A2">
          <w:rPr>
            <w:lang w:val="en-US"/>
          </w:rPr>
          <w:delText xml:space="preserve"> as explanatory variables</w:delText>
        </w:r>
      </w:del>
      <w:del w:id="620" w:author="Timo Dahler" w:date="2021-02-04T09:26:00Z">
        <w:r w:rsidR="00145676" w:rsidDel="001076A2">
          <w:rPr>
            <w:lang w:val="en-US"/>
          </w:rPr>
          <w:delText xml:space="preserve">. Thus, specification 3 is </w:delText>
        </w:r>
      </w:del>
      <w:r w:rsidR="00145676">
        <w:rPr>
          <w:lang w:val="en-US"/>
        </w:rPr>
        <w:t>co</w:t>
      </w:r>
      <w:r w:rsidR="00911B91">
        <w:rPr>
          <w:lang w:val="en-US"/>
        </w:rPr>
        <w:t>nsistent with</w:t>
      </w:r>
      <w:r w:rsidR="009F7E3C">
        <w:rPr>
          <w:lang w:val="en-US"/>
        </w:rPr>
        <w:t xml:space="preserve"> </w:t>
      </w:r>
      <w:r w:rsidR="00911B91">
        <w:rPr>
          <w:lang w:val="en-US"/>
        </w:rPr>
        <w:fldChar w:fldCharType="begin"/>
      </w:r>
      <w:r w:rsidR="00911B91">
        <w:rPr>
          <w:lang w:val="en-US"/>
        </w:rPr>
        <w:instrText xml:space="preserve"> REF _Ref50923959 \h  \* MERGEFORMAT </w:instrText>
      </w:r>
      <w:r w:rsidR="00911B91">
        <w:rPr>
          <w:lang w:val="en-US"/>
        </w:rPr>
      </w:r>
      <w:r w:rsidR="00911B91">
        <w:rPr>
          <w:lang w:val="en-US"/>
        </w:rPr>
        <w:fldChar w:fldCharType="separate"/>
      </w:r>
      <w:r w:rsidR="00874176" w:rsidRPr="00874176">
        <w:rPr>
          <w:lang w:val="en-US"/>
        </w:rPr>
        <w:t>(</w:t>
      </w:r>
      <w:r w:rsidR="00874176" w:rsidRPr="00874176">
        <w:rPr>
          <w:lang w:val="en-US"/>
        </w:rPr>
        <w:t>4</w:t>
      </w:r>
      <w:r w:rsidR="00911B91">
        <w:rPr>
          <w:lang w:val="en-US"/>
        </w:rPr>
        <w:fldChar w:fldCharType="end"/>
      </w:r>
      <w:r w:rsidR="00911B91">
        <w:rPr>
          <w:lang w:val="en-US"/>
        </w:rPr>
        <w:t xml:space="preserve">). </w:t>
      </w:r>
    </w:p>
    <w:p w14:paraId="62CEC020" w14:textId="77777777" w:rsidR="007F6746" w:rsidRDefault="007F6746" w:rsidP="009228CC">
      <w:pPr>
        <w:rPr>
          <w:lang w:val="en-US"/>
        </w:rPr>
      </w:pPr>
    </w:p>
    <w:p w14:paraId="00E1E9AA" w14:textId="4917860F" w:rsidR="00B239D6" w:rsidRDefault="00911B91" w:rsidP="009228CC">
      <w:pPr>
        <w:rPr>
          <w:lang w:val="en-US"/>
        </w:rPr>
      </w:pPr>
      <w:r>
        <w:rPr>
          <w:lang w:val="en-US"/>
        </w:rPr>
        <w:t>First, note that the first three coefficients all remain highly statistically significant and barely change in magnitude</w:t>
      </w:r>
      <w:r w:rsidR="00145676">
        <w:rPr>
          <w:lang w:val="en-US"/>
        </w:rPr>
        <w:t xml:space="preserve"> when compared to the global/regional model</w:t>
      </w:r>
      <w:del w:id="621" w:author="Timo Dahler" w:date="2021-02-04T09:27:00Z">
        <w:r w:rsidR="00145676" w:rsidDel="0030040B">
          <w:rPr>
            <w:lang w:val="en-US"/>
          </w:rPr>
          <w:delText xml:space="preserve"> </w:delText>
        </w:r>
        <w:r w:rsidR="00145676" w:rsidDel="001076A2">
          <w:rPr>
            <w:lang w:val="en-US"/>
          </w:rPr>
          <w:delText xml:space="preserve">from </w:delText>
        </w:r>
        <w:r w:rsidR="00145676" w:rsidDel="0030040B">
          <w:rPr>
            <w:lang w:val="en-US"/>
          </w:rPr>
          <w:delText>specification 1</w:delText>
        </w:r>
      </w:del>
      <w:r w:rsidR="00145676">
        <w:rPr>
          <w:lang w:val="en-US"/>
        </w:rPr>
        <w:t xml:space="preserve">. Also, note that both </w:t>
      </w:r>
      <w:del w:id="622" w:author="Timo Dahler" w:date="2021-02-04T09:33:00Z">
        <w:r w:rsidR="00145676" w:rsidDel="00DD12A7">
          <w:rPr>
            <w:lang w:val="en-US"/>
          </w:rPr>
          <w:delText xml:space="preserve">the </w:delText>
        </w:r>
      </w:del>
      <w:ins w:id="623" w:author="Timo Dahler" w:date="2021-02-04T09:33:00Z">
        <w:r w:rsidR="00DD12A7">
          <w:rPr>
            <w:lang w:val="en-US"/>
          </w:rPr>
          <w:t xml:space="preserve">ratios of </w:t>
        </w:r>
      </w:ins>
      <w:r w:rsidR="00145676">
        <w:rPr>
          <w:lang w:val="en-US"/>
        </w:rPr>
        <w:t xml:space="preserve">international reserves/GDP </w:t>
      </w:r>
      <w:del w:id="624" w:author="Timo Dahler" w:date="2021-02-04T09:33:00Z">
        <w:r w:rsidR="00145676" w:rsidDel="00DD12A7">
          <w:rPr>
            <w:lang w:val="en-US"/>
          </w:rPr>
          <w:delText>ratio as well as the</w:delText>
        </w:r>
      </w:del>
      <w:ins w:id="625" w:author="Timo Dahler" w:date="2021-02-04T09:33:00Z">
        <w:r w:rsidR="00DD12A7">
          <w:rPr>
            <w:lang w:val="en-US"/>
          </w:rPr>
          <w:t>and</w:t>
        </w:r>
      </w:ins>
      <w:r w:rsidR="00145676">
        <w:rPr>
          <w:lang w:val="en-US"/>
        </w:rPr>
        <w:t xml:space="preserve"> external debt/GDP </w:t>
      </w:r>
      <w:del w:id="626" w:author="Timo Dahler" w:date="2021-02-04T09:33:00Z">
        <w:r w:rsidR="00145676" w:rsidDel="00DD12A7">
          <w:rPr>
            <w:lang w:val="en-US"/>
          </w:rPr>
          <w:delText xml:space="preserve">ratio </w:delText>
        </w:r>
      </w:del>
      <w:r w:rsidR="00145676">
        <w:rPr>
          <w:lang w:val="en-US"/>
        </w:rPr>
        <w:t>are not significant</w:t>
      </w:r>
      <w:r w:rsidR="009A144B">
        <w:rPr>
          <w:lang w:val="en-US"/>
        </w:rPr>
        <w:t xml:space="preserve"> over a longer period of time</w:t>
      </w:r>
      <w:r w:rsidR="00145676">
        <w:rPr>
          <w:lang w:val="en-US"/>
        </w:rPr>
        <w:t>. This may surprise at first as one would expect that higher debt ratios would lead to higher CDS spreads and vice versa for reserve ratios</w:t>
      </w:r>
      <w:r w:rsidR="009A144B">
        <w:rPr>
          <w:lang w:val="en-US"/>
        </w:rPr>
        <w:t>, which is also what we observed for the peak COVID-19 period</w:t>
      </w:r>
      <w:r w:rsidR="00145676">
        <w:rPr>
          <w:lang w:val="en-US"/>
        </w:rPr>
        <w:t xml:space="preserve">. However, this finding may be </w:t>
      </w:r>
      <w:r w:rsidR="00145676">
        <w:rPr>
          <w:lang w:val="en-US"/>
        </w:rPr>
        <w:lastRenderedPageBreak/>
        <w:t xml:space="preserve">reconciled by pointing out that both these variables are relatively slow moving so that the </w:t>
      </w:r>
      <w:r w:rsidR="00B239D6">
        <w:rPr>
          <w:lang w:val="en-US"/>
        </w:rPr>
        <w:t xml:space="preserve">country </w:t>
      </w:r>
      <w:r w:rsidR="00145676">
        <w:rPr>
          <w:lang w:val="en-US"/>
        </w:rPr>
        <w:t xml:space="preserve">fixed-effects </w:t>
      </w:r>
      <w:r w:rsidR="00B239D6">
        <w:rPr>
          <w:lang w:val="en-US"/>
        </w:rPr>
        <w:t>already swallow some of the cross-country variance</w:t>
      </w:r>
      <w:r w:rsidR="009A144B">
        <w:rPr>
          <w:lang w:val="en-US"/>
        </w:rPr>
        <w:t xml:space="preserve">. </w:t>
      </w:r>
    </w:p>
    <w:p w14:paraId="5B0DB249" w14:textId="77777777" w:rsidR="007F6746" w:rsidRDefault="007F6746" w:rsidP="00B239D6">
      <w:pPr>
        <w:rPr>
          <w:lang w:val="en-US"/>
        </w:rPr>
      </w:pPr>
    </w:p>
    <w:p w14:paraId="0571BF31" w14:textId="1DA03691" w:rsidR="00CF5805" w:rsidRDefault="00B239D6" w:rsidP="00B239D6">
      <w:pPr>
        <w:rPr>
          <w:ins w:id="627" w:author="Timo Dahler" w:date="2021-02-04T10:37:00Z"/>
          <w:lang w:val="en-US"/>
        </w:rPr>
      </w:pPr>
      <w:r>
        <w:rPr>
          <w:lang w:val="en-US"/>
        </w:rPr>
        <w:t xml:space="preserve">Second, note that mobility is highly statistically significant </w:t>
      </w:r>
      <w:del w:id="628" w:author="Timo Dahler" w:date="2021-02-04T10:41:00Z">
        <w:r w:rsidDel="00E7622F">
          <w:rPr>
            <w:lang w:val="en-US"/>
          </w:rPr>
          <w:delText>independent of whether</w:delText>
        </w:r>
      </w:del>
      <w:ins w:id="629" w:author="Timo Dahler" w:date="2021-02-04T10:41:00Z">
        <w:r w:rsidR="00E7622F">
          <w:rPr>
            <w:lang w:val="en-US"/>
          </w:rPr>
          <w:t>when</w:t>
        </w:r>
      </w:ins>
      <w:r>
        <w:rPr>
          <w:lang w:val="en-US"/>
        </w:rPr>
        <w:t xml:space="preserve"> we measure it with Google’s data on activity at workplaces or with Apple’s data on driving route requests. However, the magnitude of the coefficients is relatively small. For example, a one percentage point decrease in mobility is associated with a decrease in CDS spreads of 0.01 percentage points. What’s also interesting is the sign. Economic intuition suggest</w:t>
      </w:r>
      <w:r w:rsidR="001F597B">
        <w:rPr>
          <w:lang w:val="en-US"/>
        </w:rPr>
        <w:t>s</w:t>
      </w:r>
      <w:r>
        <w:rPr>
          <w:lang w:val="en-US"/>
        </w:rPr>
        <w:t xml:space="preserve"> that mobility is a proxy of economic activity so that decreasing mobility should be associated with increasing spreads </w:t>
      </w:r>
      <w:ins w:id="630" w:author="Timo Dahler" w:date="2021-02-04T10:43:00Z">
        <w:r w:rsidR="00E7622F">
          <w:rPr>
            <w:lang w:val="en-US"/>
          </w:rPr>
          <w:t xml:space="preserve">because of fiscal strains. </w:t>
        </w:r>
      </w:ins>
      <w:del w:id="631" w:author="Timo Dahler" w:date="2021-02-04T10:43:00Z">
        <w:r w:rsidDel="00E7622F">
          <w:rPr>
            <w:lang w:val="en-US"/>
          </w:rPr>
          <w:delText xml:space="preserve">because of lower government revenues and </w:delText>
        </w:r>
        <w:r w:rsidR="00CF5805" w:rsidDel="00E7622F">
          <w:rPr>
            <w:lang w:val="en-US"/>
          </w:rPr>
          <w:delText>larger</w:delText>
        </w:r>
        <w:r w:rsidDel="00E7622F">
          <w:rPr>
            <w:lang w:val="en-US"/>
          </w:rPr>
          <w:delText xml:space="preserve"> </w:delText>
        </w:r>
        <w:r w:rsidR="00CF5805" w:rsidDel="00E7622F">
          <w:rPr>
            <w:lang w:val="en-US"/>
          </w:rPr>
          <w:delText>demand for stimulus</w:delText>
        </w:r>
        <w:r w:rsidDel="00E7622F">
          <w:rPr>
            <w:lang w:val="en-US"/>
          </w:rPr>
          <w:delText xml:space="preserve">. </w:delText>
        </w:r>
      </w:del>
      <w:r>
        <w:rPr>
          <w:lang w:val="en-US"/>
        </w:rPr>
        <w:t xml:space="preserve">However, the coefficient may be reconcilable </w:t>
      </w:r>
      <w:r w:rsidR="001F597B">
        <w:rPr>
          <w:lang w:val="en-US"/>
        </w:rPr>
        <w:t xml:space="preserve">in the context of emerging markets when we consider the following possibility: Some economies may be structurally better suited </w:t>
      </w:r>
      <w:r w:rsidR="009A144B">
        <w:rPr>
          <w:lang w:val="en-US"/>
        </w:rPr>
        <w:t>to handle a</w:t>
      </w:r>
      <w:r w:rsidR="001F597B">
        <w:rPr>
          <w:lang w:val="en-US"/>
        </w:rPr>
        <w:t xml:space="preserve"> lockdown</w:t>
      </w:r>
      <w:r w:rsidR="00CF5805">
        <w:rPr>
          <w:lang w:val="en-US"/>
        </w:rPr>
        <w:t xml:space="preserve"> </w:t>
      </w:r>
      <w:r w:rsidR="009A144B">
        <w:rPr>
          <w:lang w:val="en-US"/>
        </w:rPr>
        <w:t>as</w:t>
      </w:r>
      <w:r w:rsidR="00CF5805">
        <w:rPr>
          <w:lang w:val="en-US"/>
        </w:rPr>
        <w:t xml:space="preserve"> </w:t>
      </w:r>
      <w:del w:id="632" w:author="Timo Dahler" w:date="2021-02-04T10:36:00Z">
        <w:r w:rsidR="00CF5805" w:rsidDel="00AE770A">
          <w:rPr>
            <w:lang w:val="en-US"/>
          </w:rPr>
          <w:delText>more</w:delText>
        </w:r>
        <w:r w:rsidR="001F597B" w:rsidDel="00AE770A">
          <w:rPr>
            <w:lang w:val="en-US"/>
          </w:rPr>
          <w:delText xml:space="preserve"> </w:delText>
        </w:r>
      </w:del>
      <w:r w:rsidR="001F597B">
        <w:rPr>
          <w:lang w:val="en-US"/>
        </w:rPr>
        <w:t xml:space="preserve">people can </w:t>
      </w:r>
      <w:ins w:id="633" w:author="Timo Dahler" w:date="2021-02-04T10:36:00Z">
        <w:r w:rsidR="00AE770A">
          <w:rPr>
            <w:lang w:val="en-US"/>
          </w:rPr>
          <w:t xml:space="preserve">more </w:t>
        </w:r>
      </w:ins>
      <w:r w:rsidR="009A144B">
        <w:rPr>
          <w:lang w:val="en-US"/>
        </w:rPr>
        <w:t xml:space="preserve">easily </w:t>
      </w:r>
      <w:r w:rsidR="001F597B">
        <w:rPr>
          <w:lang w:val="en-US"/>
        </w:rPr>
        <w:t xml:space="preserve">work </w:t>
      </w:r>
      <w:r w:rsidR="009A144B">
        <w:rPr>
          <w:lang w:val="en-US"/>
        </w:rPr>
        <w:t>from</w:t>
      </w:r>
      <w:r w:rsidR="00CF5805">
        <w:rPr>
          <w:lang w:val="en-US"/>
        </w:rPr>
        <w:t xml:space="preserve"> home</w:t>
      </w:r>
      <w:r w:rsidR="001F597B">
        <w:rPr>
          <w:lang w:val="en-US"/>
        </w:rPr>
        <w:t xml:space="preserve"> </w:t>
      </w:r>
      <w:r w:rsidR="00CF5805">
        <w:rPr>
          <w:lang w:val="en-US"/>
        </w:rPr>
        <w:t>so that</w:t>
      </w:r>
      <w:r w:rsidR="001F597B">
        <w:rPr>
          <w:lang w:val="en-US"/>
        </w:rPr>
        <w:t xml:space="preserve"> mobility </w:t>
      </w:r>
      <w:r w:rsidR="00CF5805">
        <w:rPr>
          <w:lang w:val="en-US"/>
        </w:rPr>
        <w:t>can fall</w:t>
      </w:r>
      <w:r w:rsidR="001F597B">
        <w:rPr>
          <w:lang w:val="en-US"/>
        </w:rPr>
        <w:t xml:space="preserve"> while GDP is not affected as much. </w:t>
      </w:r>
      <w:r w:rsidR="00CF5805">
        <w:rPr>
          <w:lang w:val="en-US"/>
        </w:rPr>
        <w:t xml:space="preserve">Under this scenario, it also makes sense to have a positive coefficient for the growth of government stringency index: To fight off the pandemic, more severe restrictions </w:t>
      </w:r>
      <w:r w:rsidR="003136A3">
        <w:rPr>
          <w:lang w:val="en-US"/>
        </w:rPr>
        <w:t>need to put</w:t>
      </w:r>
      <w:r w:rsidR="00CF5805">
        <w:rPr>
          <w:lang w:val="en-US"/>
        </w:rPr>
        <w:t xml:space="preserve"> in place</w:t>
      </w:r>
      <w:r w:rsidR="003136A3">
        <w:rPr>
          <w:lang w:val="en-US"/>
        </w:rPr>
        <w:t>. This</w:t>
      </w:r>
      <w:r w:rsidR="00B02E99">
        <w:rPr>
          <w:lang w:val="en-US"/>
        </w:rPr>
        <w:t xml:space="preserve"> hinders public life, afflicts</w:t>
      </w:r>
      <w:r w:rsidR="00CF5805">
        <w:rPr>
          <w:lang w:val="en-US"/>
        </w:rPr>
        <w:t xml:space="preserve"> GDP</w:t>
      </w:r>
      <w:ins w:id="634" w:author="Timo Dahler" w:date="2021-02-04T10:43:00Z">
        <w:r w:rsidR="00E7622F">
          <w:rPr>
            <w:lang w:val="en-US"/>
          </w:rPr>
          <w:t xml:space="preserve"> </w:t>
        </w:r>
      </w:ins>
      <w:del w:id="635" w:author="Timo Dahler" w:date="2021-02-04T10:43:00Z">
        <w:r w:rsidR="00B02E99" w:rsidDel="00E7622F">
          <w:rPr>
            <w:lang w:val="en-US"/>
          </w:rPr>
          <w:delText>,</w:delText>
        </w:r>
        <w:r w:rsidR="00CF5805" w:rsidDel="00E7622F">
          <w:rPr>
            <w:lang w:val="en-US"/>
          </w:rPr>
          <w:delText xml:space="preserve"> </w:delText>
        </w:r>
      </w:del>
      <w:r w:rsidR="00CF5805">
        <w:rPr>
          <w:lang w:val="en-US"/>
        </w:rPr>
        <w:t>and</w:t>
      </w:r>
      <w:r w:rsidR="00B02E99">
        <w:rPr>
          <w:lang w:val="en-US"/>
        </w:rPr>
        <w:t xml:space="preserve"> </w:t>
      </w:r>
      <w:del w:id="636" w:author="Timo Dahler" w:date="2021-02-04T10:43:00Z">
        <w:r w:rsidR="00B02E99" w:rsidDel="00E7622F">
          <w:rPr>
            <w:lang w:val="en-US"/>
          </w:rPr>
          <w:delText>thus</w:delText>
        </w:r>
        <w:r w:rsidR="00CF5805" w:rsidDel="00E7622F">
          <w:rPr>
            <w:lang w:val="en-US"/>
          </w:rPr>
          <w:delText xml:space="preserve"> </w:delText>
        </w:r>
      </w:del>
      <w:r w:rsidR="00CF5805">
        <w:rPr>
          <w:lang w:val="en-US"/>
        </w:rPr>
        <w:t xml:space="preserve">increases </w:t>
      </w:r>
      <w:del w:id="637" w:author="Timo Dahler" w:date="2021-02-04T10:43:00Z">
        <w:r w:rsidR="00B02E99" w:rsidDel="00E7622F">
          <w:rPr>
            <w:lang w:val="en-US"/>
          </w:rPr>
          <w:delText xml:space="preserve">CDS </w:delText>
        </w:r>
      </w:del>
      <w:r w:rsidR="00CF5805">
        <w:rPr>
          <w:lang w:val="en-US"/>
        </w:rPr>
        <w:t xml:space="preserve">spreads. </w:t>
      </w:r>
    </w:p>
    <w:p w14:paraId="5B6AB2B5" w14:textId="77777777" w:rsidR="00AE770A" w:rsidRDefault="00AE770A" w:rsidP="00B239D6">
      <w:pPr>
        <w:rPr>
          <w:lang w:val="en-US"/>
        </w:rPr>
      </w:pPr>
    </w:p>
    <w:p w14:paraId="70496921" w14:textId="10ADF392" w:rsidR="003136A3" w:rsidRDefault="003136A3" w:rsidP="00B239D6">
      <w:pPr>
        <w:rPr>
          <w:lang w:val="en-US"/>
        </w:rPr>
      </w:pPr>
      <w:r>
        <w:rPr>
          <w:lang w:val="en-US"/>
        </w:rPr>
        <w:t xml:space="preserve">Third, the coefficient for the fiscal response dummy interacted with </w:t>
      </w:r>
      <w:del w:id="638" w:author="Timo Dahler" w:date="2021-02-04T10:39:00Z">
        <w:r w:rsidDel="00AE770A">
          <w:rPr>
            <w:lang w:val="en-US"/>
          </w:rPr>
          <w:delText xml:space="preserve">the </w:delText>
        </w:r>
      </w:del>
      <w:del w:id="639" w:author="Timo Dahler" w:date="2021-02-04T10:37:00Z">
        <w:r w:rsidDel="00AE770A">
          <w:rPr>
            <w:lang w:val="en-US"/>
          </w:rPr>
          <w:delText xml:space="preserve">total </w:delText>
        </w:r>
      </w:del>
      <w:del w:id="640" w:author="Timo Dahler" w:date="2021-02-04T10:39:00Z">
        <w:r w:rsidDel="00AE770A">
          <w:rPr>
            <w:lang w:val="en-US"/>
          </w:rPr>
          <w:delText xml:space="preserve">size of the </w:delText>
        </w:r>
      </w:del>
      <w:del w:id="641" w:author="Timo Dahler" w:date="2021-02-04T10:37:00Z">
        <w:r w:rsidDel="00AE770A">
          <w:rPr>
            <w:lang w:val="en-US"/>
          </w:rPr>
          <w:delText xml:space="preserve">fiscal </w:delText>
        </w:r>
      </w:del>
      <w:r>
        <w:rPr>
          <w:lang w:val="en-US"/>
        </w:rPr>
        <w:t>stimulus</w:t>
      </w:r>
      <w:ins w:id="642" w:author="Timo Dahler" w:date="2021-02-04T10:44:00Z">
        <w:r w:rsidR="00E7622F">
          <w:rPr>
            <w:lang w:val="en-US"/>
          </w:rPr>
          <w:t xml:space="preserve"> size as a share of </w:t>
        </w:r>
      </w:ins>
      <w:del w:id="643" w:author="Timo Dahler" w:date="2021-02-04T10:39:00Z">
        <w:r w:rsidDel="00AE770A">
          <w:rPr>
            <w:lang w:val="en-US"/>
          </w:rPr>
          <w:delText xml:space="preserve"> as a share of </w:delText>
        </w:r>
      </w:del>
      <w:r>
        <w:rPr>
          <w:lang w:val="en-US"/>
        </w:rPr>
        <w:t xml:space="preserve">GDP is positive and highly statistically significant. This is consistent with economic intuition in two ways: In the medium to long run, comparatively bigger stimulus packages add to the future debt burden. This increases the expected likelihood of default and pushes CDS spreads up. In the short run, investors may consider higher stimulus packages as a signal of a relatively more severe economic crisis and as such start asking questions about </w:t>
      </w:r>
      <w:r w:rsidR="00FE3E4C">
        <w:rPr>
          <w:lang w:val="en-US"/>
        </w:rPr>
        <w:t xml:space="preserve">debt sustainability, which pushes up CDS spreads. At the same time, the magnitude of this coefficient is considerable: it suggests that a one percentage point increase in stimulus is associated with approximately a 4% percentage point increase in spreads. </w:t>
      </w:r>
    </w:p>
    <w:p w14:paraId="1353B586" w14:textId="77777777" w:rsidR="007F6746" w:rsidRDefault="007F6746" w:rsidP="00B239D6">
      <w:pPr>
        <w:rPr>
          <w:lang w:val="en-US"/>
        </w:rPr>
      </w:pPr>
    </w:p>
    <w:p w14:paraId="089281F0" w14:textId="6CCFF847" w:rsidR="00B130E7" w:rsidDel="0056639C" w:rsidRDefault="00053F0A" w:rsidP="00053F0A">
      <w:pPr>
        <w:rPr>
          <w:del w:id="644" w:author="Timo Dahler" w:date="2021-02-04T11:00:00Z"/>
          <w:lang w:val="en-US"/>
        </w:rPr>
      </w:pPr>
      <w:del w:id="645" w:author="Timo Dahler" w:date="2021-02-04T10:48:00Z">
        <w:r w:rsidDel="009B7D76">
          <w:rPr>
            <w:lang w:val="en-US"/>
          </w:rPr>
          <w:delText>Last but not least</w:delText>
        </w:r>
      </w:del>
      <w:ins w:id="646" w:author="Timo Dahler" w:date="2021-02-04T10:48:00Z">
        <w:r w:rsidR="009B7D76">
          <w:rPr>
            <w:lang w:val="en-US"/>
          </w:rPr>
          <w:t>Last</w:t>
        </w:r>
      </w:ins>
      <w:r>
        <w:rPr>
          <w:lang w:val="en-US"/>
        </w:rPr>
        <w:t xml:space="preserve">, consider </w:t>
      </w:r>
      <w:del w:id="647" w:author="Timo Dahler" w:date="2021-02-04T10:48:00Z">
        <w:r w:rsidDel="009B7D76">
          <w:rPr>
            <w:lang w:val="en-US"/>
          </w:rPr>
          <w:delText xml:space="preserve">the coefficient for </w:delText>
        </w:r>
      </w:del>
      <w:r>
        <w:rPr>
          <w:lang w:val="en-US"/>
        </w:rPr>
        <w:t>the growth of</w:t>
      </w:r>
      <w:r w:rsidR="00B20E7F">
        <w:rPr>
          <w:lang w:val="en-US"/>
        </w:rPr>
        <w:t xml:space="preserve"> the</w:t>
      </w:r>
      <w:r>
        <w:rPr>
          <w:lang w:val="en-US"/>
        </w:rPr>
        <w:t xml:space="preserve"> total mortality rate</w:t>
      </w:r>
      <w:ins w:id="648" w:author="Timo Dahler" w:date="2021-02-04T10:48:00Z">
        <w:r w:rsidR="009B7D76">
          <w:rPr>
            <w:lang w:val="en-US"/>
          </w:rPr>
          <w:t xml:space="preserve"> coefficient</w:t>
        </w:r>
      </w:ins>
      <w:r>
        <w:rPr>
          <w:lang w:val="en-US"/>
        </w:rPr>
        <w:t xml:space="preserve">. </w:t>
      </w:r>
      <w:del w:id="649" w:author="Timo Dahler" w:date="2021-02-04T10:48:00Z">
        <w:r w:rsidDel="009B7D76">
          <w:rPr>
            <w:lang w:val="en-US"/>
          </w:rPr>
          <w:delText>The coefficient is</w:delText>
        </w:r>
      </w:del>
      <w:ins w:id="650" w:author="Timo Dahler" w:date="2021-02-04T10:48:00Z">
        <w:r w:rsidR="009B7D76">
          <w:rPr>
            <w:lang w:val="en-US"/>
          </w:rPr>
          <w:t>It</w:t>
        </w:r>
      </w:ins>
      <w:ins w:id="651" w:author="Timo Dahler" w:date="2021-02-04T10:49:00Z">
        <w:r w:rsidR="009B7D76">
          <w:rPr>
            <w:lang w:val="en-US"/>
          </w:rPr>
          <w:t xml:space="preserve"> is</w:t>
        </w:r>
      </w:ins>
      <w:r>
        <w:rPr>
          <w:lang w:val="en-US"/>
        </w:rPr>
        <w:t xml:space="preserve"> highly statistically significant and shows that a one percentage point </w:t>
      </w:r>
      <w:r w:rsidR="009A144B">
        <w:rPr>
          <w:lang w:val="en-US"/>
        </w:rPr>
        <w:t>increase in the</w:t>
      </w:r>
      <w:r>
        <w:rPr>
          <w:lang w:val="en-US"/>
        </w:rPr>
        <w:t xml:space="preserve"> growth rate </w:t>
      </w:r>
      <w:r w:rsidR="009A144B">
        <w:rPr>
          <w:lang w:val="en-US"/>
        </w:rPr>
        <w:t>of</w:t>
      </w:r>
      <w:r>
        <w:rPr>
          <w:lang w:val="en-US"/>
        </w:rPr>
        <w:t xml:space="preserve"> the total mortality rate is associated with an increase in spreads </w:t>
      </w:r>
      <w:r w:rsidR="007F6746">
        <w:rPr>
          <w:lang w:val="en-US"/>
        </w:rPr>
        <w:t>of about</w:t>
      </w:r>
      <w:r>
        <w:rPr>
          <w:lang w:val="en-US"/>
        </w:rPr>
        <w:t xml:space="preserve"> 1</w:t>
      </w:r>
      <w:r w:rsidR="007F6746">
        <w:rPr>
          <w:lang w:val="en-US"/>
        </w:rPr>
        <w:t>.48 percentage points.</w:t>
      </w:r>
      <w:r>
        <w:rPr>
          <w:lang w:val="en-US"/>
        </w:rPr>
        <w:t xml:space="preserve"> </w:t>
      </w:r>
      <w:del w:id="652" w:author="Timo Dahler" w:date="2021-02-04T10:50:00Z">
        <w:r w:rsidR="007F6746" w:rsidDel="009B7D76">
          <w:rPr>
            <w:lang w:val="en-US"/>
          </w:rPr>
          <w:delText>The</w:delText>
        </w:r>
        <w:r w:rsidDel="009B7D76">
          <w:rPr>
            <w:lang w:val="en-US"/>
          </w:rPr>
          <w:delText xml:space="preserve"> effect is of </w:delText>
        </w:r>
        <w:r w:rsidR="009A144B" w:rsidDel="009B7D76">
          <w:rPr>
            <w:lang w:val="en-US"/>
          </w:rPr>
          <w:delText>sizable</w:delText>
        </w:r>
        <w:r w:rsidDel="009B7D76">
          <w:rPr>
            <w:lang w:val="en-US"/>
          </w:rPr>
          <w:delText xml:space="preserve"> magnitude, </w:delText>
        </w:r>
      </w:del>
      <w:ins w:id="653" w:author="Timo Dahler" w:date="2021-02-04T10:51:00Z">
        <w:r w:rsidR="009B7D76">
          <w:rPr>
            <w:lang w:val="en-US"/>
          </w:rPr>
          <w:t>C</w:t>
        </w:r>
      </w:ins>
      <w:del w:id="654" w:author="Timo Dahler" w:date="2021-02-04T10:50:00Z">
        <w:r w:rsidDel="009B7D76">
          <w:rPr>
            <w:lang w:val="en-US"/>
          </w:rPr>
          <w:delText>c</w:delText>
        </w:r>
      </w:del>
      <w:r>
        <w:rPr>
          <w:lang w:val="en-US"/>
        </w:rPr>
        <w:t>onsidering t</w:t>
      </w:r>
      <w:r w:rsidR="00B20E7F">
        <w:rPr>
          <w:lang w:val="en-US"/>
        </w:rPr>
        <w:t xml:space="preserve">hat it shows the detrimental </w:t>
      </w:r>
      <w:del w:id="655" w:author="Timo Dahler" w:date="2021-02-04T10:50:00Z">
        <w:r w:rsidR="00B20E7F" w:rsidDel="009B7D76">
          <w:rPr>
            <w:lang w:val="en-US"/>
          </w:rPr>
          <w:delText xml:space="preserve">economic </w:delText>
        </w:r>
      </w:del>
      <w:r w:rsidR="00B20E7F">
        <w:rPr>
          <w:lang w:val="en-US"/>
        </w:rPr>
        <w:t xml:space="preserve">effect on </w:t>
      </w:r>
      <w:del w:id="656" w:author="Timo Dahler" w:date="2021-02-04T10:50:00Z">
        <w:r w:rsidR="00B20E7F" w:rsidDel="009B7D76">
          <w:rPr>
            <w:lang w:val="en-US"/>
          </w:rPr>
          <w:delText xml:space="preserve">sovereign CDS </w:delText>
        </w:r>
      </w:del>
      <w:r w:rsidR="00B20E7F">
        <w:rPr>
          <w:lang w:val="en-US"/>
        </w:rPr>
        <w:t xml:space="preserve">spreads after the </w:t>
      </w:r>
      <w:r w:rsidR="009A144B">
        <w:rPr>
          <w:lang w:val="en-US"/>
        </w:rPr>
        <w:t xml:space="preserve">immediate </w:t>
      </w:r>
      <w:r w:rsidR="00B20E7F">
        <w:rPr>
          <w:lang w:val="en-US"/>
        </w:rPr>
        <w:t>effects of the</w:t>
      </w:r>
      <w:r>
        <w:rPr>
          <w:lang w:val="en-US"/>
        </w:rPr>
        <w:t xml:space="preserve"> economic downturn</w:t>
      </w:r>
      <w:r w:rsidR="009A144B">
        <w:rPr>
          <w:lang w:val="en-US"/>
        </w:rPr>
        <w:t xml:space="preserve"> resulting</w:t>
      </w:r>
      <w:r>
        <w:rPr>
          <w:lang w:val="en-US"/>
        </w:rPr>
        <w:t xml:space="preserve"> from lockdown</w:t>
      </w:r>
      <w:r w:rsidR="00B20E7F">
        <w:rPr>
          <w:lang w:val="en-US"/>
        </w:rPr>
        <w:t xml:space="preserve">s and the effects of lower </w:t>
      </w:r>
      <w:r>
        <w:rPr>
          <w:lang w:val="en-US"/>
        </w:rPr>
        <w:t>oil price</w:t>
      </w:r>
      <w:r w:rsidR="00B20E7F">
        <w:rPr>
          <w:lang w:val="en-US"/>
        </w:rPr>
        <w:t xml:space="preserve">s have been taken </w:t>
      </w:r>
      <w:r>
        <w:rPr>
          <w:lang w:val="en-US"/>
        </w:rPr>
        <w:t>into account</w:t>
      </w:r>
      <w:ins w:id="657" w:author="Timo Dahler" w:date="2021-02-04T10:51:00Z">
        <w:r w:rsidR="009B7D76">
          <w:rPr>
            <w:lang w:val="en-US"/>
          </w:rPr>
          <w:t>, the effect is of sizable magnitude</w:t>
        </w:r>
      </w:ins>
      <w:ins w:id="658" w:author="Timo Dahler" w:date="2021-02-04T10:53:00Z">
        <w:r w:rsidR="009B7D76">
          <w:rPr>
            <w:lang w:val="en-US"/>
          </w:rPr>
          <w:t xml:space="preserve"> and </w:t>
        </w:r>
      </w:ins>
      <w:del w:id="659" w:author="Timo Dahler" w:date="2021-02-04T10:51:00Z">
        <w:r w:rsidDel="009B7D76">
          <w:rPr>
            <w:lang w:val="en-US"/>
          </w:rPr>
          <w:delText>.</w:delText>
        </w:r>
      </w:del>
      <w:del w:id="660" w:author="Timo Dahler" w:date="2021-02-04T10:53:00Z">
        <w:r w:rsidDel="009B7D76">
          <w:rPr>
            <w:lang w:val="en-US"/>
          </w:rPr>
          <w:delText xml:space="preserve"> </w:delText>
        </w:r>
      </w:del>
      <w:del w:id="661" w:author="Timo Dahler" w:date="2021-02-04T10:51:00Z">
        <w:r w:rsidR="007F6746" w:rsidDel="009B7D76">
          <w:rPr>
            <w:lang w:val="en-US"/>
          </w:rPr>
          <w:delText xml:space="preserve">This </w:delText>
        </w:r>
      </w:del>
      <w:r w:rsidR="007F6746">
        <w:rPr>
          <w:lang w:val="en-US"/>
        </w:rPr>
        <w:t xml:space="preserve">suggests that </w:t>
      </w:r>
      <w:ins w:id="662" w:author="Timo Dahler" w:date="2021-02-04T10:51:00Z">
        <w:r w:rsidR="009B7D76">
          <w:rPr>
            <w:lang w:val="en-US"/>
          </w:rPr>
          <w:t>investors closel</w:t>
        </w:r>
      </w:ins>
      <w:ins w:id="663" w:author="Timo Dahler" w:date="2021-02-04T10:52:00Z">
        <w:r w:rsidR="009B7D76">
          <w:rPr>
            <w:lang w:val="en-US"/>
          </w:rPr>
          <w:t>y</w:t>
        </w:r>
      </w:ins>
      <w:ins w:id="664" w:author="Timo Dahler" w:date="2021-02-04T10:51:00Z">
        <w:r w:rsidR="009B7D76">
          <w:rPr>
            <w:lang w:val="en-US"/>
          </w:rPr>
          <w:t xml:space="preserve"> </w:t>
        </w:r>
      </w:ins>
      <w:ins w:id="665" w:author="Timo Dahler" w:date="2021-02-04T10:54:00Z">
        <w:r w:rsidR="009B7D76">
          <w:rPr>
            <w:lang w:val="en-US"/>
          </w:rPr>
          <w:t>monitor</w:t>
        </w:r>
      </w:ins>
      <w:ins w:id="666" w:author="Timo Dahler" w:date="2021-02-04T10:51:00Z">
        <w:r w:rsidR="009B7D76">
          <w:rPr>
            <w:lang w:val="en-US"/>
          </w:rPr>
          <w:t xml:space="preserve"> </w:t>
        </w:r>
      </w:ins>
      <w:ins w:id="667" w:author="Timo Dahler" w:date="2021-02-04T10:52:00Z">
        <w:r w:rsidR="009B7D76">
          <w:rPr>
            <w:lang w:val="en-US"/>
          </w:rPr>
          <w:t>COVID</w:t>
        </w:r>
      </w:ins>
      <w:ins w:id="668" w:author="Timo Dahler" w:date="2021-02-04T10:53:00Z">
        <w:r w:rsidR="009B7D76">
          <w:rPr>
            <w:lang w:val="en-US"/>
          </w:rPr>
          <w:t>-</w:t>
        </w:r>
      </w:ins>
      <w:ins w:id="669" w:author="Timo Dahler" w:date="2021-02-04T10:52:00Z">
        <w:r w:rsidR="009B7D76">
          <w:rPr>
            <w:lang w:val="en-US"/>
          </w:rPr>
          <w:t>19 mortality</w:t>
        </w:r>
      </w:ins>
      <w:ins w:id="670" w:author="Timo Dahler" w:date="2021-02-04T10:51:00Z">
        <w:r w:rsidR="009B7D76">
          <w:rPr>
            <w:lang w:val="en-US"/>
          </w:rPr>
          <w:t xml:space="preserve"> </w:t>
        </w:r>
      </w:ins>
      <w:ins w:id="671" w:author="Timo Dahler" w:date="2021-02-04T10:52:00Z">
        <w:r w:rsidR="009B7D76">
          <w:rPr>
            <w:lang w:val="en-US"/>
          </w:rPr>
          <w:t>numbers.</w:t>
        </w:r>
      </w:ins>
      <w:del w:id="672" w:author="Timo Dahler" w:date="2021-02-04T10:52:00Z">
        <w:r w:rsidR="007F6746" w:rsidDel="009B7D76">
          <w:rPr>
            <w:lang w:val="en-US"/>
          </w:rPr>
          <w:delText xml:space="preserve">during </w:delText>
        </w:r>
      </w:del>
      <w:del w:id="673" w:author="Timo Dahler" w:date="2021-02-04T10:51:00Z">
        <w:r w:rsidR="007F6746" w:rsidDel="009B7D76">
          <w:rPr>
            <w:lang w:val="en-US"/>
          </w:rPr>
          <w:delText xml:space="preserve">COVID-19, </w:delText>
        </w:r>
        <w:r w:rsidR="009A144B" w:rsidDel="009B7D76">
          <w:rPr>
            <w:lang w:val="en-US"/>
          </w:rPr>
          <w:delText>mortality numbers shifted into the focu</w:delText>
        </w:r>
        <w:r w:rsidR="007F6746" w:rsidDel="009B7D76">
          <w:rPr>
            <w:lang w:val="en-US"/>
          </w:rPr>
          <w:delText>s</w:delText>
        </w:r>
        <w:r w:rsidR="009A144B" w:rsidDel="009B7D76">
          <w:rPr>
            <w:lang w:val="en-US"/>
          </w:rPr>
          <w:delText xml:space="preserve"> of investors.</w:delText>
        </w:r>
      </w:del>
      <w:ins w:id="674" w:author="Timo Dahler" w:date="2021-02-04T11:00:00Z">
        <w:r w:rsidR="0056639C">
          <w:rPr>
            <w:lang w:val="en-US"/>
          </w:rPr>
          <w:t xml:space="preserve"> </w:t>
        </w:r>
      </w:ins>
    </w:p>
    <w:p w14:paraId="55BF342C" w14:textId="77777777" w:rsidR="00B130E7" w:rsidDel="0056639C" w:rsidRDefault="00B130E7" w:rsidP="00053F0A">
      <w:pPr>
        <w:rPr>
          <w:del w:id="675" w:author="Timo Dahler" w:date="2021-02-04T11:00:00Z"/>
          <w:lang w:val="en-US"/>
        </w:rPr>
      </w:pPr>
    </w:p>
    <w:p w14:paraId="069BA46A" w14:textId="2E909A51" w:rsidR="00FE1E73" w:rsidRPr="000F628B" w:rsidRDefault="009A144B">
      <w:pPr>
        <w:rPr>
          <w:lang w:val="en-US"/>
        </w:rPr>
      </w:pPr>
      <w:r>
        <w:rPr>
          <w:lang w:val="en-US"/>
        </w:rPr>
        <w:t>There are a number of</w:t>
      </w:r>
      <w:ins w:id="676" w:author="Joshua Aizenman" w:date="2021-01-28T14:42:00Z">
        <w:r w:rsidR="00363935">
          <w:rPr>
            <w:lang w:val="en-US"/>
          </w:rPr>
          <w:t xml:space="preserve"> complementary</w:t>
        </w:r>
      </w:ins>
      <w:r>
        <w:rPr>
          <w:lang w:val="en-US"/>
        </w:rPr>
        <w:t xml:space="preserve"> interpretations </w:t>
      </w:r>
      <w:del w:id="677" w:author="Timo Dahler" w:date="2021-02-04T10:54:00Z">
        <w:r w:rsidDel="009B7D76">
          <w:rPr>
            <w:lang w:val="en-US"/>
          </w:rPr>
          <w:delText>for this result</w:delText>
        </w:r>
      </w:del>
      <w:ins w:id="678" w:author="Timo Dahler" w:date="2021-02-04T10:54:00Z">
        <w:r w:rsidR="009B7D76">
          <w:rPr>
            <w:lang w:val="en-US"/>
          </w:rPr>
          <w:t>of the positive association</w:t>
        </w:r>
      </w:ins>
      <w:r>
        <w:rPr>
          <w:lang w:val="en-US"/>
        </w:rPr>
        <w:t>:</w:t>
      </w:r>
      <w:r w:rsidR="007F6746">
        <w:rPr>
          <w:lang w:val="en-US"/>
        </w:rPr>
        <w:t xml:space="preserve"> </w:t>
      </w:r>
      <w:r w:rsidR="00053F0A">
        <w:rPr>
          <w:lang w:val="en-US"/>
        </w:rPr>
        <w:t xml:space="preserve">One interpretation </w:t>
      </w:r>
      <w:del w:id="679" w:author="Timo Dahler" w:date="2021-02-04T10:55:00Z">
        <w:r w:rsidR="00053F0A" w:rsidDel="009B7D76">
          <w:rPr>
            <w:lang w:val="en-US"/>
          </w:rPr>
          <w:delText>o</w:delText>
        </w:r>
        <w:r w:rsidR="007F6746" w:rsidDel="009B7D76">
          <w:rPr>
            <w:lang w:val="en-US"/>
          </w:rPr>
          <w:delText>f the</w:delText>
        </w:r>
        <w:r w:rsidR="00053F0A" w:rsidDel="009B7D76">
          <w:rPr>
            <w:lang w:val="en-US"/>
          </w:rPr>
          <w:delText xml:space="preserve"> positive association of </w:delText>
        </w:r>
        <w:r w:rsidR="007F6746" w:rsidDel="009B7D76">
          <w:rPr>
            <w:lang w:val="en-US"/>
          </w:rPr>
          <w:delText>growth in total mortalities</w:delText>
        </w:r>
        <w:r w:rsidR="00053F0A" w:rsidDel="009B7D76">
          <w:rPr>
            <w:lang w:val="en-US"/>
          </w:rPr>
          <w:delText xml:space="preserve"> and CDS spreads </w:delText>
        </w:r>
      </w:del>
      <w:r w:rsidR="007F6746">
        <w:rPr>
          <w:lang w:val="en-US"/>
        </w:rPr>
        <w:t>is</w:t>
      </w:r>
      <w:r w:rsidR="00053F0A">
        <w:rPr>
          <w:lang w:val="en-US"/>
        </w:rPr>
        <w:t xml:space="preserve"> that investors are concerned about </w:t>
      </w:r>
      <w:del w:id="680" w:author="Timo Dahler" w:date="2021-02-04T10:55:00Z">
        <w:r w:rsidR="00053F0A" w:rsidDel="009B7D76">
          <w:rPr>
            <w:lang w:val="en-US"/>
          </w:rPr>
          <w:delText>imminent intensifications</w:delText>
        </w:r>
      </w:del>
      <w:ins w:id="681" w:author="Timo Dahler" w:date="2021-02-04T10:59:00Z">
        <w:r w:rsidR="0056639C">
          <w:rPr>
            <w:lang w:val="en-US"/>
          </w:rPr>
          <w:t>imminent</w:t>
        </w:r>
      </w:ins>
      <w:ins w:id="682" w:author="Timo Dahler" w:date="2021-02-04T11:00:00Z">
        <w:r w:rsidR="0056639C">
          <w:rPr>
            <w:lang w:val="en-US"/>
          </w:rPr>
          <w:t xml:space="preserve"> intensification of</w:t>
        </w:r>
      </w:ins>
      <w:ins w:id="683" w:author="Timo Dahler" w:date="2021-02-04T10:55:00Z">
        <w:r w:rsidR="009B7D76">
          <w:rPr>
            <w:lang w:val="en-US"/>
          </w:rPr>
          <w:t xml:space="preserve"> </w:t>
        </w:r>
      </w:ins>
      <w:del w:id="684" w:author="Timo Dahler" w:date="2021-02-04T10:55:00Z">
        <w:r w:rsidR="00053F0A" w:rsidDel="009B7D76">
          <w:rPr>
            <w:lang w:val="en-US"/>
          </w:rPr>
          <w:delText xml:space="preserve"> of</w:delText>
        </w:r>
      </w:del>
      <w:del w:id="685" w:author="Timo Dahler" w:date="2021-02-04T10:56:00Z">
        <w:r w:rsidR="00053F0A" w:rsidDel="0056639C">
          <w:rPr>
            <w:lang w:val="en-US"/>
          </w:rPr>
          <w:delText xml:space="preserve"> </w:delText>
        </w:r>
      </w:del>
      <w:r w:rsidR="00053F0A">
        <w:rPr>
          <w:lang w:val="en-US"/>
        </w:rPr>
        <w:t>lockdowns</w:t>
      </w:r>
      <w:r w:rsidR="007F6746">
        <w:rPr>
          <w:lang w:val="en-US"/>
        </w:rPr>
        <w:t xml:space="preserve">, which would </w:t>
      </w:r>
      <w:del w:id="686" w:author="Timo Dahler" w:date="2021-02-04T11:04:00Z">
        <w:r w:rsidR="007F6746" w:rsidDel="0056639C">
          <w:rPr>
            <w:lang w:val="en-US"/>
          </w:rPr>
          <w:delText xml:space="preserve">deepen the recession, </w:delText>
        </w:r>
      </w:del>
      <w:r w:rsidR="007F6746">
        <w:rPr>
          <w:lang w:val="en-US"/>
        </w:rPr>
        <w:t xml:space="preserve">strain sovereign budgets and increase </w:t>
      </w:r>
      <w:del w:id="687" w:author="Timo Dahler" w:date="2021-02-04T10:56:00Z">
        <w:r w:rsidR="007F6746" w:rsidDel="0056639C">
          <w:rPr>
            <w:lang w:val="en-US"/>
          </w:rPr>
          <w:delText xml:space="preserve">CDS </w:delText>
        </w:r>
      </w:del>
      <w:r w:rsidR="007F6746">
        <w:rPr>
          <w:lang w:val="en-US"/>
        </w:rPr>
        <w:t>spreads</w:t>
      </w:r>
      <w:r w:rsidR="00053F0A">
        <w:rPr>
          <w:lang w:val="en-US"/>
        </w:rPr>
        <w:t xml:space="preserve">. </w:t>
      </w:r>
      <w:r w:rsidR="007F6746">
        <w:rPr>
          <w:lang w:val="en-US"/>
        </w:rPr>
        <w:t xml:space="preserve">Another interpretation of the positive relationship is that investors are worried about </w:t>
      </w:r>
      <w:r w:rsidR="000F628B">
        <w:rPr>
          <w:lang w:val="en-US"/>
        </w:rPr>
        <w:t>longer-term</w:t>
      </w:r>
      <w:r w:rsidR="007F6746">
        <w:rPr>
          <w:lang w:val="en-US"/>
        </w:rPr>
        <w:t xml:space="preserve"> consequences of the pandemic; either </w:t>
      </w:r>
      <w:r w:rsidR="00B130E7">
        <w:rPr>
          <w:lang w:val="en-US"/>
        </w:rPr>
        <w:t>they</w:t>
      </w:r>
      <w:r w:rsidR="007F6746">
        <w:rPr>
          <w:lang w:val="en-US"/>
        </w:rPr>
        <w:t xml:space="preserve"> worry that it leads to sub-trend growth for a </w:t>
      </w:r>
      <w:del w:id="688" w:author="Timo Dahler" w:date="2021-02-04T10:57:00Z">
        <w:r w:rsidR="000F628B" w:rsidDel="0056639C">
          <w:rPr>
            <w:lang w:val="en-US"/>
          </w:rPr>
          <w:delText>longer</w:delText>
        </w:r>
        <w:r w:rsidR="007F6746" w:rsidDel="0056639C">
          <w:rPr>
            <w:lang w:val="en-US"/>
          </w:rPr>
          <w:delText xml:space="preserve"> period of</w:delText>
        </w:r>
      </w:del>
      <w:ins w:id="689" w:author="Timo Dahler" w:date="2021-02-04T10:57:00Z">
        <w:r w:rsidR="0056639C">
          <w:rPr>
            <w:lang w:val="en-US"/>
          </w:rPr>
          <w:t>longer</w:t>
        </w:r>
      </w:ins>
      <w:r w:rsidR="007F6746">
        <w:rPr>
          <w:lang w:val="en-US"/>
        </w:rPr>
        <w:t xml:space="preserve"> time </w:t>
      </w:r>
      <w:r w:rsidR="000F628B">
        <w:rPr>
          <w:lang w:val="en-US"/>
        </w:rPr>
        <w:t xml:space="preserve">because of prolonged lockdowns </w:t>
      </w:r>
      <w:r w:rsidR="007F6746">
        <w:rPr>
          <w:lang w:val="en-US"/>
        </w:rPr>
        <w:t xml:space="preserve">or </w:t>
      </w:r>
      <w:r w:rsidR="00B130E7">
        <w:rPr>
          <w:lang w:val="en-US"/>
        </w:rPr>
        <w:t>they worry that the pandemic</w:t>
      </w:r>
      <w:r w:rsidR="007F6746">
        <w:rPr>
          <w:lang w:val="en-US"/>
        </w:rPr>
        <w:t xml:space="preserve"> </w:t>
      </w:r>
      <w:r w:rsidR="00B130E7">
        <w:rPr>
          <w:lang w:val="en-US"/>
        </w:rPr>
        <w:t xml:space="preserve">will </w:t>
      </w:r>
      <w:r w:rsidR="000F628B">
        <w:rPr>
          <w:lang w:val="en-US"/>
        </w:rPr>
        <w:t xml:space="preserve">ultimately </w:t>
      </w:r>
      <w:ins w:id="690" w:author="Timo Dahler" w:date="2021-02-04T10:58:00Z">
        <w:r w:rsidR="0056639C">
          <w:rPr>
            <w:lang w:val="en-US"/>
          </w:rPr>
          <w:t xml:space="preserve">lead to increased </w:t>
        </w:r>
      </w:ins>
      <w:ins w:id="691" w:author="Timo Dahler" w:date="2021-02-04T10:57:00Z">
        <w:r w:rsidR="0056639C">
          <w:rPr>
            <w:lang w:val="en-US"/>
          </w:rPr>
          <w:t>bankruptcies, degradation of human and physical capital, and other social costs</w:t>
        </w:r>
      </w:ins>
      <w:del w:id="692" w:author="Joshua Aizenman" w:date="2021-01-28T09:27:00Z">
        <w:r w:rsidR="007F6746" w:rsidDel="005624C6">
          <w:rPr>
            <w:lang w:val="en-US"/>
          </w:rPr>
          <w:delText xml:space="preserve">destroy </w:delText>
        </w:r>
        <w:r w:rsidR="00B130E7" w:rsidDel="005624C6">
          <w:rPr>
            <w:lang w:val="en-US"/>
          </w:rPr>
          <w:delText>a share of the</w:delText>
        </w:r>
      </w:del>
      <w:ins w:id="693" w:author="Joshua Aizenman" w:date="2021-01-28T09:28:00Z">
        <w:del w:id="694" w:author="Timo Dahler" w:date="2021-02-04T10:58:00Z">
          <w:r w:rsidR="005624C6" w:rsidDel="0056639C">
            <w:rPr>
              <w:lang w:val="en-US"/>
            </w:rPr>
            <w:delText>scar</w:delText>
          </w:r>
        </w:del>
      </w:ins>
      <w:del w:id="695" w:author="Timo Dahler" w:date="2021-02-04T10:58:00Z">
        <w:r w:rsidR="007F6746" w:rsidDel="0056639C">
          <w:rPr>
            <w:lang w:val="en-US"/>
          </w:rPr>
          <w:delText xml:space="preserve"> human</w:delText>
        </w:r>
      </w:del>
      <w:ins w:id="696" w:author="Joshua Aizenman" w:date="2021-01-28T09:28:00Z">
        <w:del w:id="697" w:author="Timo Dahler" w:date="2021-02-04T10:58:00Z">
          <w:r w:rsidR="005624C6" w:rsidDel="0056639C">
            <w:rPr>
              <w:lang w:val="en-US"/>
            </w:rPr>
            <w:delText xml:space="preserve"> and physical</w:delText>
          </w:r>
        </w:del>
      </w:ins>
      <w:del w:id="698" w:author="Timo Dahler" w:date="2021-02-04T10:58:00Z">
        <w:r w:rsidR="007F6746" w:rsidDel="0056639C">
          <w:rPr>
            <w:lang w:val="en-US"/>
          </w:rPr>
          <w:delText xml:space="preserve"> capital</w:delText>
        </w:r>
      </w:del>
      <w:ins w:id="699" w:author="Joshua Aizenman" w:date="2021-01-28T09:29:00Z">
        <w:r w:rsidR="005624C6">
          <w:rPr>
            <w:lang w:val="en-US"/>
          </w:rPr>
          <w:t xml:space="preserve">, </w:t>
        </w:r>
      </w:ins>
      <w:ins w:id="700" w:author="Timo Dahler" w:date="2021-02-04T10:58:00Z">
        <w:r w:rsidR="0056639C">
          <w:rPr>
            <w:lang w:val="en-US"/>
          </w:rPr>
          <w:t xml:space="preserve">all </w:t>
        </w:r>
      </w:ins>
      <w:ins w:id="701" w:author="Joshua Aizenman" w:date="2021-01-28T09:29:00Z">
        <w:r w:rsidR="005624C6">
          <w:rPr>
            <w:lang w:val="en-US"/>
          </w:rPr>
          <w:t>slowing GDP recovery</w:t>
        </w:r>
      </w:ins>
      <w:r w:rsidR="00B130E7">
        <w:rPr>
          <w:lang w:val="en-US"/>
        </w:rPr>
        <w:t xml:space="preserve">. </w:t>
      </w:r>
      <w:del w:id="702" w:author="Timo Dahler" w:date="2021-02-04T11:06:00Z">
        <w:r w:rsidR="00B130E7" w:rsidDel="009D2FD9">
          <w:rPr>
            <w:lang w:val="en-US"/>
          </w:rPr>
          <w:delText>Both of these</w:delText>
        </w:r>
        <w:r w:rsidR="000F628B" w:rsidDel="009D2FD9">
          <w:rPr>
            <w:lang w:val="en-US"/>
          </w:rPr>
          <w:delText xml:space="preserve"> possibilities</w:delText>
        </w:r>
        <w:r w:rsidR="00B130E7" w:rsidDel="009D2FD9">
          <w:rPr>
            <w:lang w:val="en-US"/>
          </w:rPr>
          <w:delText xml:space="preserve"> would lead to prolonged strains on sovereign finances, which drives CDS spreads. </w:delText>
        </w:r>
      </w:del>
      <w:r w:rsidR="00B130E7">
        <w:rPr>
          <w:lang w:val="en-US"/>
        </w:rPr>
        <w:t xml:space="preserve">Ultimately, why and how exactly mortalities drive spreads once economic drivers </w:t>
      </w:r>
      <w:del w:id="703" w:author="Timo Dahler" w:date="2021-02-04T11:06:00Z">
        <w:r w:rsidR="00B130E7" w:rsidDel="009D2FD9">
          <w:rPr>
            <w:lang w:val="en-US"/>
          </w:rPr>
          <w:delText>are controlled</w:delText>
        </w:r>
      </w:del>
      <w:ins w:id="704" w:author="Timo Dahler" w:date="2021-02-04T11:06:00Z">
        <w:r w:rsidR="009D2FD9">
          <w:rPr>
            <w:lang w:val="en-US"/>
          </w:rPr>
          <w:t>are accounted for</w:t>
        </w:r>
      </w:ins>
      <w:del w:id="705" w:author="Timo Dahler" w:date="2021-02-04T11:06:00Z">
        <w:r w:rsidR="00B130E7" w:rsidDel="009D2FD9">
          <w:rPr>
            <w:lang w:val="en-US"/>
          </w:rPr>
          <w:delText xml:space="preserve"> for</w:delText>
        </w:r>
      </w:del>
      <w:r w:rsidR="00B130E7">
        <w:rPr>
          <w:lang w:val="en-US"/>
        </w:rPr>
        <w:t xml:space="preserve"> remains an empirical question for now. Only time and the future availability of additional data will allow a more </w:t>
      </w:r>
      <w:del w:id="706" w:author="Timo Dahler" w:date="2021-02-04T11:06:00Z">
        <w:r w:rsidR="00B130E7" w:rsidDel="009D2FD9">
          <w:rPr>
            <w:lang w:val="en-US"/>
          </w:rPr>
          <w:delText>detailed picture.</w:delText>
        </w:r>
      </w:del>
      <w:ins w:id="707" w:author="Timo Dahler" w:date="2021-02-04T11:06:00Z">
        <w:r w:rsidR="009D2FD9">
          <w:rPr>
            <w:lang w:val="en-US"/>
          </w:rPr>
          <w:t>nuanced interpretation.</w:t>
        </w:r>
      </w:ins>
      <w:r w:rsidR="00B130E7">
        <w:rPr>
          <w:lang w:val="en-US"/>
        </w:rPr>
        <w:t xml:space="preserve"> </w:t>
      </w:r>
    </w:p>
    <w:p w14:paraId="2F4F11FA" w14:textId="005BFEE7" w:rsidR="002D18CA" w:rsidRDefault="00FE1E73" w:rsidP="00FE1E73">
      <w:pPr>
        <w:pStyle w:val="Heading1"/>
      </w:pPr>
      <w:bookmarkStart w:id="708" w:name="_Ref62408551"/>
      <w:bookmarkStart w:id="709" w:name="_Toc62486916"/>
      <w:r>
        <w:lastRenderedPageBreak/>
        <w:t>Conclusions</w:t>
      </w:r>
      <w:bookmarkEnd w:id="708"/>
      <w:bookmarkEnd w:id="709"/>
    </w:p>
    <w:p w14:paraId="289AC5B5" w14:textId="604C492E" w:rsidR="007F1C4C" w:rsidRPr="002D18CA" w:rsidRDefault="007F1C4C" w:rsidP="007F1C4C">
      <w:pPr>
        <w:rPr>
          <w:lang w:val="en-US"/>
        </w:rPr>
      </w:pPr>
      <w:r>
        <w:rPr>
          <w:lang w:val="en-US"/>
        </w:rPr>
        <w:t xml:space="preserve">Understanding the effect of COVID-19 on emerging market sovereigns is critical given </w:t>
      </w:r>
      <w:ins w:id="710" w:author="Timo Dahler" w:date="2021-02-04T11:15:00Z">
        <w:r w:rsidR="009D2FD9">
          <w:rPr>
            <w:lang w:val="en-US"/>
          </w:rPr>
          <w:t xml:space="preserve">previous debt crises and </w:t>
        </w:r>
      </w:ins>
      <w:ins w:id="711" w:author="Timo Dahler" w:date="2021-02-04T11:08:00Z">
        <w:r w:rsidR="009D2FD9">
          <w:rPr>
            <w:lang w:val="en-US"/>
          </w:rPr>
          <w:t xml:space="preserve">the </w:t>
        </w:r>
      </w:ins>
      <w:ins w:id="712" w:author="Timo Dahler" w:date="2021-02-04T11:16:00Z">
        <w:r w:rsidR="009D2FD9">
          <w:rPr>
            <w:lang w:val="en-US"/>
          </w:rPr>
          <w:t xml:space="preserve">enormous </w:t>
        </w:r>
      </w:ins>
      <w:ins w:id="713" w:author="Timo Dahler" w:date="2021-02-04T11:11:00Z">
        <w:r w:rsidR="009D2FD9">
          <w:rPr>
            <w:lang w:val="en-US"/>
          </w:rPr>
          <w:t>pressure that the</w:t>
        </w:r>
      </w:ins>
      <w:ins w:id="714" w:author="Timo Dahler" w:date="2021-02-04T11:14:00Z">
        <w:r w:rsidR="009D2FD9">
          <w:rPr>
            <w:lang w:val="en-US"/>
          </w:rPr>
          <w:t xml:space="preserve"> </w:t>
        </w:r>
      </w:ins>
      <w:ins w:id="715" w:author="Timo Dahler" w:date="2021-02-04T11:11:00Z">
        <w:r w:rsidR="009D2FD9">
          <w:rPr>
            <w:lang w:val="en-US"/>
          </w:rPr>
          <w:t>pandemic puts on sovereign financ</w:t>
        </w:r>
      </w:ins>
      <w:ins w:id="716" w:author="Timo Dahler" w:date="2021-02-04T11:16:00Z">
        <w:r w:rsidR="009D2FD9">
          <w:rPr>
            <w:lang w:val="en-US"/>
          </w:rPr>
          <w:t>es</w:t>
        </w:r>
      </w:ins>
      <w:ins w:id="717" w:author="Timo Dahler" w:date="2021-02-04T11:12:00Z">
        <w:r w:rsidR="009D2FD9">
          <w:rPr>
            <w:lang w:val="en-US"/>
          </w:rPr>
          <w:t>.</w:t>
        </w:r>
      </w:ins>
      <w:del w:id="718" w:author="Timo Dahler" w:date="2021-02-04T11:08:00Z">
        <w:r w:rsidDel="009D2FD9">
          <w:rPr>
            <w:lang w:val="en-US"/>
          </w:rPr>
          <w:delText xml:space="preserve">the sheer size of the economic and human toll that the pandemic has </w:delText>
        </w:r>
      </w:del>
      <w:del w:id="719" w:author="Timo Dahler" w:date="2021-02-04T11:07:00Z">
        <w:r w:rsidDel="009D2FD9">
          <w:rPr>
            <w:lang w:val="en-US"/>
          </w:rPr>
          <w:delText>taken and continues to take for the time being</w:delText>
        </w:r>
      </w:del>
      <w:del w:id="720" w:author="Timo Dahler" w:date="2021-02-04T11:08:00Z">
        <w:r w:rsidDel="009D2FD9">
          <w:rPr>
            <w:lang w:val="en-US"/>
          </w:rPr>
          <w:delText>.</w:delText>
        </w:r>
      </w:del>
      <w:r>
        <w:rPr>
          <w:lang w:val="en-US"/>
        </w:rPr>
        <w:t xml:space="preserve"> In light of this, t</w:t>
      </w:r>
      <w:ins w:id="721" w:author="Timo Dahler" w:date="2021-02-04T11:09:00Z">
        <w:r w:rsidR="009D2FD9">
          <w:rPr>
            <w:lang w:val="en-US"/>
          </w:rPr>
          <w:t xml:space="preserve">his </w:t>
        </w:r>
      </w:ins>
      <w:del w:id="722" w:author="Timo Dahler" w:date="2021-02-04T11:09:00Z">
        <w:r w:rsidDel="009D2FD9">
          <w:rPr>
            <w:lang w:val="en-US"/>
          </w:rPr>
          <w:delText xml:space="preserve">he present </w:delText>
        </w:r>
      </w:del>
      <w:r>
        <w:rPr>
          <w:lang w:val="en-US"/>
        </w:rPr>
        <w:t xml:space="preserve">paper analyses the </w:t>
      </w:r>
      <w:ins w:id="723" w:author="Timo Dahler" w:date="2021-02-04T11:09:00Z">
        <w:r w:rsidR="009D2FD9">
          <w:rPr>
            <w:lang w:val="en-US"/>
          </w:rPr>
          <w:t xml:space="preserve">drivers of </w:t>
        </w:r>
      </w:ins>
      <w:r>
        <w:rPr>
          <w:lang w:val="en-US"/>
        </w:rPr>
        <w:t>sovereign CDS spreads of thirty emerging market</w:t>
      </w:r>
      <w:ins w:id="724" w:author="Timo Dahler" w:date="2021-02-04T11:19:00Z">
        <w:r w:rsidR="00CA4D85">
          <w:rPr>
            <w:lang w:val="en-US"/>
          </w:rPr>
          <w:t xml:space="preserve"> sovereigns</w:t>
        </w:r>
      </w:ins>
      <w:del w:id="725" w:author="Timo Dahler" w:date="2021-02-04T11:19:00Z">
        <w:r w:rsidDel="00CA4D85">
          <w:rPr>
            <w:lang w:val="en-US"/>
          </w:rPr>
          <w:delText>s</w:delText>
        </w:r>
      </w:del>
      <w:ins w:id="726" w:author="Timo Dahler" w:date="2021-02-04T11:16:00Z">
        <w:r w:rsidR="00CA4D85">
          <w:rPr>
            <w:lang w:val="en-US"/>
          </w:rPr>
          <w:t xml:space="preserve">. </w:t>
        </w:r>
      </w:ins>
      <w:del w:id="727" w:author="Timo Dahler" w:date="2021-02-04T11:16:00Z">
        <w:r w:rsidDel="00CA4D85">
          <w:rPr>
            <w:lang w:val="en-US"/>
          </w:rPr>
          <w:delText xml:space="preserve"> with a heterogenous factor model. </w:delText>
        </w:r>
      </w:del>
      <w:del w:id="728" w:author="Timo Dahler" w:date="2021-02-04T11:17:00Z">
        <w:r w:rsidR="00E65189" w:rsidDel="00CA4D85">
          <w:rPr>
            <w:lang w:val="en-US"/>
          </w:rPr>
          <w:delText xml:space="preserve">Specifically, we analyze both the peak COVID-19 period of March 2020 as well as the pandemic episode between February to June 2020 more broadly. </w:delText>
        </w:r>
      </w:del>
      <w:r w:rsidRPr="002D18CA">
        <w:rPr>
          <w:color w:val="000000"/>
          <w:lang w:val="en-US"/>
        </w:rPr>
        <w:t xml:space="preserve">Our main </w:t>
      </w:r>
      <w:r w:rsidRPr="002D18CA">
        <w:rPr>
          <w:lang w:val="en-US"/>
        </w:rPr>
        <w:t xml:space="preserve">findings can be summarized </w:t>
      </w:r>
      <w:r w:rsidR="00E65189">
        <w:rPr>
          <w:lang w:val="en-US"/>
        </w:rPr>
        <w:t xml:space="preserve">in five points: </w:t>
      </w:r>
    </w:p>
    <w:p w14:paraId="549F880B" w14:textId="4774058E" w:rsidR="007F1C4C" w:rsidRPr="002D18CA" w:rsidRDefault="007F1C4C" w:rsidP="007F1C4C">
      <w:pPr>
        <w:rPr>
          <w:lang w:val="en-US"/>
        </w:rPr>
      </w:pPr>
      <w:r>
        <w:rPr>
          <w:lang w:val="en-US"/>
        </w:rPr>
        <w:t>First</w:t>
      </w:r>
      <w:r w:rsidRPr="002D18CA">
        <w:rPr>
          <w:lang w:val="en-US"/>
        </w:rPr>
        <w:t xml:space="preserve">, </w:t>
      </w:r>
      <w:r w:rsidR="00E65189">
        <w:rPr>
          <w:lang w:val="en-US"/>
        </w:rPr>
        <w:t xml:space="preserve">a </w:t>
      </w:r>
      <w:r w:rsidR="00C34258">
        <w:rPr>
          <w:lang w:val="en-US"/>
        </w:rPr>
        <w:t xml:space="preserve">model </w:t>
      </w:r>
      <w:r w:rsidR="00E65189">
        <w:rPr>
          <w:lang w:val="en-US"/>
        </w:rPr>
        <w:t xml:space="preserve">that uses </w:t>
      </w:r>
      <w:r w:rsidR="00C34258">
        <w:rPr>
          <w:lang w:val="en-US"/>
        </w:rPr>
        <w:t>global</w:t>
      </w:r>
      <w:ins w:id="729" w:author="Timo Dahler" w:date="2021-02-04T11:18:00Z">
        <w:r w:rsidR="00CA4D85">
          <w:rPr>
            <w:lang w:val="en-US"/>
          </w:rPr>
          <w:t xml:space="preserve">/regional </w:t>
        </w:r>
      </w:ins>
      <w:del w:id="730" w:author="Timo Dahler" w:date="2021-02-04T11:18:00Z">
        <w:r w:rsidR="00C34258" w:rsidDel="00CA4D85">
          <w:rPr>
            <w:lang w:val="en-US"/>
          </w:rPr>
          <w:delText xml:space="preserve"> and heterogenous reginal</w:delText>
        </w:r>
        <w:r w:rsidR="00E65189" w:rsidDel="00CA4D85">
          <w:rPr>
            <w:lang w:val="en-US"/>
          </w:rPr>
          <w:delText xml:space="preserve"> </w:delText>
        </w:r>
      </w:del>
      <w:r w:rsidR="00E65189">
        <w:rPr>
          <w:lang w:val="en-US"/>
        </w:rPr>
        <w:t xml:space="preserve">factors to </w:t>
      </w:r>
      <w:r w:rsidRPr="002D18CA">
        <w:rPr>
          <w:lang w:val="en-US"/>
        </w:rPr>
        <w:t xml:space="preserve">model </w:t>
      </w:r>
      <w:del w:id="731" w:author="Timo Dahler" w:date="2021-02-04T11:19:00Z">
        <w:r w:rsidR="00E65189" w:rsidDel="00CA4D85">
          <w:rPr>
            <w:lang w:val="en-US"/>
          </w:rPr>
          <w:delText xml:space="preserve">CDS </w:delText>
        </w:r>
      </w:del>
      <w:r w:rsidR="00E65189">
        <w:rPr>
          <w:lang w:val="en-US"/>
        </w:rPr>
        <w:t>spread</w:t>
      </w:r>
      <w:r w:rsidR="00C34258">
        <w:rPr>
          <w:lang w:val="en-US"/>
        </w:rPr>
        <w:t xml:space="preserve"> changes</w:t>
      </w:r>
      <w:r w:rsidR="00E65189">
        <w:rPr>
          <w:lang w:val="en-US"/>
        </w:rPr>
        <w:t xml:space="preserve"> </w:t>
      </w:r>
      <w:proofErr w:type="gramStart"/>
      <w:r w:rsidRPr="002D18CA">
        <w:rPr>
          <w:lang w:val="en-US"/>
        </w:rPr>
        <w:t>traces</w:t>
      </w:r>
      <w:proofErr w:type="gramEnd"/>
      <w:r w:rsidRPr="002D18CA">
        <w:rPr>
          <w:lang w:val="en-US"/>
        </w:rPr>
        <w:t xml:space="preserve"> the realized </w:t>
      </w:r>
      <w:del w:id="732" w:author="Timo Dahler" w:date="2021-02-04T11:19:00Z">
        <w:r w:rsidRPr="002D18CA" w:rsidDel="00CA4D85">
          <w:rPr>
            <w:lang w:val="en-US"/>
          </w:rPr>
          <w:delText xml:space="preserve">sovereign CDS </w:delText>
        </w:r>
      </w:del>
      <w:r w:rsidRPr="002D18CA">
        <w:rPr>
          <w:lang w:val="en-US"/>
        </w:rPr>
        <w:t>spread</w:t>
      </w:r>
      <w:r w:rsidR="00C34258">
        <w:rPr>
          <w:lang w:val="en-US"/>
        </w:rPr>
        <w:t xml:space="preserve"> changes</w:t>
      </w:r>
      <w:r w:rsidRPr="002D18CA">
        <w:rPr>
          <w:lang w:val="en-US"/>
        </w:rPr>
        <w:t xml:space="preserve"> well for t</w:t>
      </w:r>
      <w:r w:rsidR="00C34258">
        <w:rPr>
          <w:lang w:val="en-US"/>
        </w:rPr>
        <w:t>he</w:t>
      </w:r>
      <w:r w:rsidRPr="002D18CA">
        <w:rPr>
          <w:lang w:val="en-US"/>
        </w:rPr>
        <w:t xml:space="preserve"> period before </w:t>
      </w:r>
      <w:del w:id="733" w:author="Timo Dahler" w:date="2021-02-04T11:17:00Z">
        <w:r w:rsidRPr="002D18CA" w:rsidDel="00CA4D85">
          <w:rPr>
            <w:lang w:val="en-US"/>
          </w:rPr>
          <w:delText>the begin of the</w:delText>
        </w:r>
      </w:del>
      <w:ins w:id="734" w:author="Timo Dahler" w:date="2021-02-04T11:17:00Z">
        <w:r w:rsidR="00CA4D85">
          <w:rPr>
            <w:lang w:val="en-US"/>
          </w:rPr>
          <w:t>the</w:t>
        </w:r>
      </w:ins>
      <w:r w:rsidRPr="002D18CA">
        <w:rPr>
          <w:lang w:val="en-US"/>
        </w:rPr>
        <w:t xml:space="preserve"> pandemic. This </w:t>
      </w:r>
      <w:r>
        <w:rPr>
          <w:lang w:val="en-US"/>
        </w:rPr>
        <w:t xml:space="preserve">observation </w:t>
      </w:r>
      <w:r w:rsidRPr="002D18CA">
        <w:rPr>
          <w:lang w:val="en-US"/>
        </w:rPr>
        <w:t xml:space="preserve">suggests that emerging market </w:t>
      </w:r>
      <w:del w:id="735" w:author="Timo Dahler" w:date="2021-02-04T11:19:00Z">
        <w:r w:rsidRPr="002D18CA" w:rsidDel="00CA4D85">
          <w:rPr>
            <w:lang w:val="en-US"/>
          </w:rPr>
          <w:delText xml:space="preserve">CDS </w:delText>
        </w:r>
      </w:del>
      <w:r w:rsidRPr="002D18CA">
        <w:rPr>
          <w:lang w:val="en-US"/>
        </w:rPr>
        <w:t>spreads are driven largely by global</w:t>
      </w:r>
      <w:r>
        <w:rPr>
          <w:lang w:val="en-US"/>
        </w:rPr>
        <w:t>/</w:t>
      </w:r>
      <w:r w:rsidRPr="002D18CA">
        <w:rPr>
          <w:lang w:val="en-US"/>
        </w:rPr>
        <w:t xml:space="preserve">regional factors in risk-on environments. </w:t>
      </w:r>
    </w:p>
    <w:p w14:paraId="563F62B6" w14:textId="030FBE56" w:rsidR="00C34258" w:rsidRDefault="007F1C4C" w:rsidP="007F1C4C">
      <w:pPr>
        <w:rPr>
          <w:lang w:val="en-US"/>
        </w:rPr>
      </w:pPr>
      <w:r>
        <w:rPr>
          <w:lang w:val="en-US"/>
        </w:rPr>
        <w:t>Second</w:t>
      </w:r>
      <w:r w:rsidRPr="002D18CA">
        <w:rPr>
          <w:lang w:val="en-US"/>
        </w:rPr>
        <w:t xml:space="preserve">, the relationship between </w:t>
      </w:r>
      <w:r>
        <w:rPr>
          <w:lang w:val="en-US"/>
        </w:rPr>
        <w:t xml:space="preserve">actual </w:t>
      </w:r>
      <w:del w:id="736" w:author="Timo Dahler" w:date="2021-02-04T11:20:00Z">
        <w:r w:rsidRPr="002D18CA" w:rsidDel="00CA4D85">
          <w:rPr>
            <w:lang w:val="en-US"/>
          </w:rPr>
          <w:delText xml:space="preserve">CDS </w:delText>
        </w:r>
      </w:del>
      <w:r w:rsidRPr="002D18CA">
        <w:rPr>
          <w:lang w:val="en-US"/>
        </w:rPr>
        <w:t>spread</w:t>
      </w:r>
      <w:r>
        <w:rPr>
          <w:lang w:val="en-US"/>
        </w:rPr>
        <w:t xml:space="preserve"> changes</w:t>
      </w:r>
      <w:r w:rsidR="00E65189">
        <w:rPr>
          <w:lang w:val="en-US"/>
        </w:rPr>
        <w:t xml:space="preserve"> and </w:t>
      </w:r>
      <w:ins w:id="737" w:author="Joshua Aizenman" w:date="2021-01-28T14:44:00Z">
        <w:r w:rsidR="005D6A8C">
          <w:rPr>
            <w:lang w:val="en-US"/>
          </w:rPr>
          <w:t xml:space="preserve">their </w:t>
        </w:r>
      </w:ins>
      <w:r w:rsidR="00E65189">
        <w:rPr>
          <w:lang w:val="en-US"/>
        </w:rPr>
        <w:t xml:space="preserve">changes predicted by the factor model </w:t>
      </w:r>
      <w:r w:rsidRPr="002D18CA">
        <w:rPr>
          <w:lang w:val="en-US"/>
        </w:rPr>
        <w:t xml:space="preserve">breaks down </w:t>
      </w:r>
      <w:r>
        <w:rPr>
          <w:lang w:val="en-US"/>
        </w:rPr>
        <w:t>during the pandemic</w:t>
      </w:r>
      <w:r w:rsidRPr="002D18CA">
        <w:rPr>
          <w:lang w:val="en-US"/>
        </w:rPr>
        <w:t xml:space="preserve">. This suggests that </w:t>
      </w:r>
      <w:del w:id="738" w:author="Timo Dahler" w:date="2021-02-04T11:20:00Z">
        <w:r w:rsidRPr="002D18CA" w:rsidDel="00CA4D85">
          <w:rPr>
            <w:lang w:val="en-US"/>
          </w:rPr>
          <w:delText xml:space="preserve">CDS </w:delText>
        </w:r>
      </w:del>
      <w:r w:rsidRPr="002D18CA">
        <w:rPr>
          <w:lang w:val="en-US"/>
        </w:rPr>
        <w:t xml:space="preserve">spread determinants </w:t>
      </w:r>
      <w:r>
        <w:rPr>
          <w:lang w:val="en-US"/>
        </w:rPr>
        <w:t>are of</w:t>
      </w:r>
      <w:r w:rsidRPr="002D18CA">
        <w:rPr>
          <w:lang w:val="en-US"/>
        </w:rPr>
        <w:t xml:space="preserve"> time-varying </w:t>
      </w:r>
      <w:r>
        <w:rPr>
          <w:lang w:val="en-US"/>
        </w:rPr>
        <w:t xml:space="preserve">nature </w:t>
      </w:r>
      <w:r w:rsidRPr="002D18CA">
        <w:rPr>
          <w:lang w:val="en-US"/>
        </w:rPr>
        <w:t xml:space="preserve">and that investors weigh country-specific factors more heavily in their decision-making process in risk-off environments. </w:t>
      </w:r>
    </w:p>
    <w:p w14:paraId="4A7885EF" w14:textId="67BD212D" w:rsidR="007F1C4C" w:rsidRPr="002D18CA" w:rsidRDefault="007F1C4C" w:rsidP="007F1C4C">
      <w:pPr>
        <w:rPr>
          <w:lang w:val="en-US"/>
        </w:rPr>
      </w:pPr>
      <w:r>
        <w:rPr>
          <w:lang w:val="en-US"/>
        </w:rPr>
        <w:t xml:space="preserve">Third, actual </w:t>
      </w:r>
      <w:del w:id="739" w:author="Timo Dahler" w:date="2021-02-04T11:20:00Z">
        <w:r w:rsidDel="00CA4D85">
          <w:rPr>
            <w:lang w:val="en-US"/>
          </w:rPr>
          <w:delText xml:space="preserve">CDS </w:delText>
        </w:r>
      </w:del>
      <w:r>
        <w:rPr>
          <w:lang w:val="en-US"/>
        </w:rPr>
        <w:t>spread changes experience</w:t>
      </w:r>
      <w:r w:rsidRPr="002D18CA">
        <w:rPr>
          <w:lang w:val="en-US"/>
        </w:rPr>
        <w:t xml:space="preserve"> the biggest deviations from model-implied values in March 2020</w:t>
      </w:r>
      <w:r>
        <w:rPr>
          <w:lang w:val="en-US"/>
        </w:rPr>
        <w:t xml:space="preserve">, suggesting that uncertainties around </w:t>
      </w:r>
      <w:del w:id="740" w:author="Timo Dahler" w:date="2021-02-04T11:20:00Z">
        <w:r w:rsidDel="00CA4D85">
          <w:rPr>
            <w:lang w:val="en-US"/>
          </w:rPr>
          <w:delText xml:space="preserve">the </w:delText>
        </w:r>
      </w:del>
      <w:r>
        <w:rPr>
          <w:lang w:val="en-US"/>
        </w:rPr>
        <w:t xml:space="preserve">ramifications of </w:t>
      </w:r>
      <w:del w:id="741" w:author="Timo Dahler" w:date="2021-02-04T11:20:00Z">
        <w:r w:rsidDel="00CA4D85">
          <w:rPr>
            <w:lang w:val="en-US"/>
          </w:rPr>
          <w:delText>COVID-19</w:delText>
        </w:r>
      </w:del>
      <w:ins w:id="742" w:author="Timo Dahler" w:date="2021-02-04T11:20:00Z">
        <w:r w:rsidR="00CA4D85">
          <w:rPr>
            <w:lang w:val="en-US"/>
          </w:rPr>
          <w:t>the pandemic</w:t>
        </w:r>
      </w:ins>
      <w:r>
        <w:rPr>
          <w:lang w:val="en-US"/>
        </w:rPr>
        <w:t xml:space="preserve"> </w:t>
      </w:r>
      <w:del w:id="743" w:author="Timo Dahler" w:date="2021-02-04T11:21:00Z">
        <w:r w:rsidDel="00CA4D85">
          <w:rPr>
            <w:lang w:val="en-US"/>
          </w:rPr>
          <w:delText xml:space="preserve">vary across </w:delText>
        </w:r>
        <w:r w:rsidR="00C34258" w:rsidDel="00CA4D85">
          <w:rPr>
            <w:lang w:val="en-US"/>
          </w:rPr>
          <w:delText>the pandemic episode</w:delText>
        </w:r>
        <w:r w:rsidDel="00CA4D85">
          <w:rPr>
            <w:lang w:val="en-US"/>
          </w:rPr>
          <w:delText xml:space="preserve"> and </w:delText>
        </w:r>
      </w:del>
      <w:r>
        <w:rPr>
          <w:lang w:val="en-US"/>
        </w:rPr>
        <w:t xml:space="preserve">were highest at the peak of the first wave. </w:t>
      </w:r>
    </w:p>
    <w:p w14:paraId="0CB709AE" w14:textId="3E294C16" w:rsidR="007F1C4C" w:rsidRPr="002D18CA" w:rsidRDefault="007F1C4C" w:rsidP="007F1C4C">
      <w:pPr>
        <w:rPr>
          <w:lang w:val="en-US"/>
        </w:rPr>
      </w:pPr>
      <w:r>
        <w:rPr>
          <w:lang w:val="en-US"/>
        </w:rPr>
        <w:t>Fourth</w:t>
      </w:r>
      <w:r w:rsidRPr="002D18CA">
        <w:rPr>
          <w:lang w:val="en-US"/>
        </w:rPr>
        <w:t xml:space="preserve">, </w:t>
      </w:r>
      <w:ins w:id="744" w:author="Timo Dahler" w:date="2021-02-04T11:21:00Z">
        <w:r w:rsidR="00CA4D85">
          <w:rPr>
            <w:lang w:val="en-US"/>
          </w:rPr>
          <w:t xml:space="preserve">spreads at </w:t>
        </w:r>
      </w:ins>
      <w:ins w:id="745" w:author="Timo Dahler" w:date="2021-02-04T11:23:00Z">
        <w:r w:rsidR="00CA4D85">
          <w:rPr>
            <w:lang w:val="en-US"/>
          </w:rPr>
          <w:t xml:space="preserve">peak </w:t>
        </w:r>
      </w:ins>
      <w:del w:id="746" w:author="Timo Dahler" w:date="2021-02-04T11:21:00Z">
        <w:r w:rsidDel="00CA4D85">
          <w:rPr>
            <w:lang w:val="en-US"/>
          </w:rPr>
          <w:delText xml:space="preserve">peak </w:delText>
        </w:r>
      </w:del>
      <w:r>
        <w:rPr>
          <w:lang w:val="en-US"/>
        </w:rPr>
        <w:t>COVID-19</w:t>
      </w:r>
      <w:ins w:id="747" w:author="Timo Dahler" w:date="2021-02-04T11:22:00Z">
        <w:r w:rsidR="00CA4D85">
          <w:rPr>
            <w:lang w:val="en-US"/>
          </w:rPr>
          <w:t xml:space="preserve"> (March 2020)</w:t>
        </w:r>
      </w:ins>
      <w:r w:rsidRPr="002D18CA">
        <w:rPr>
          <w:lang w:val="en-US"/>
        </w:rPr>
        <w:t xml:space="preserve"> </w:t>
      </w:r>
      <w:del w:id="748" w:author="Timo Dahler" w:date="2021-02-04T11:21:00Z">
        <w:r w:rsidR="00C34258" w:rsidDel="00CA4D85">
          <w:rPr>
            <w:lang w:val="en-US"/>
          </w:rPr>
          <w:delText>CDS spreads</w:delText>
        </w:r>
        <w:r w:rsidRPr="002D18CA" w:rsidDel="00CA4D85">
          <w:rPr>
            <w:lang w:val="en-US"/>
          </w:rPr>
          <w:delText xml:space="preserve"> </w:delText>
        </w:r>
      </w:del>
      <w:r w:rsidRPr="002D18CA">
        <w:rPr>
          <w:lang w:val="en-US"/>
        </w:rPr>
        <w:t xml:space="preserve">were primarily driven by traditional </w:t>
      </w:r>
      <w:r>
        <w:rPr>
          <w:lang w:val="en-US"/>
        </w:rPr>
        <w:t>country-specific factors</w:t>
      </w:r>
      <w:r w:rsidRPr="002D18CA">
        <w:rPr>
          <w:lang w:val="en-US"/>
        </w:rPr>
        <w:t xml:space="preserve"> of sovereign solvency such as fiscal space and oil income dependence rather than</w:t>
      </w:r>
      <w:del w:id="749" w:author="Timo Dahler" w:date="2021-02-04T11:22:00Z">
        <w:r w:rsidRPr="002D18CA" w:rsidDel="00CA4D85">
          <w:rPr>
            <w:lang w:val="en-US"/>
          </w:rPr>
          <w:delText xml:space="preserve"> by country-specific</w:delText>
        </w:r>
      </w:del>
      <w:r w:rsidRPr="002D18CA">
        <w:rPr>
          <w:lang w:val="en-US"/>
        </w:rPr>
        <w:t xml:space="preserve"> epidemiological policies and dynamics. This suggests, maybe surprisingly, that the severity of the pandemic</w:t>
      </w:r>
      <w:r>
        <w:rPr>
          <w:lang w:val="en-US"/>
        </w:rPr>
        <w:t xml:space="preserve"> in terms of mortalities in a specific country</w:t>
      </w:r>
      <w:r w:rsidRPr="002D18CA">
        <w:rPr>
          <w:lang w:val="en-US"/>
        </w:rPr>
        <w:t xml:space="preserve"> </w:t>
      </w:r>
      <w:r>
        <w:rPr>
          <w:lang w:val="en-US"/>
        </w:rPr>
        <w:t xml:space="preserve">didn’t influence investors’ behavior much, at least </w:t>
      </w:r>
      <w:r w:rsidR="00C34258">
        <w:rPr>
          <w:lang w:val="en-US"/>
        </w:rPr>
        <w:t xml:space="preserve">not </w:t>
      </w:r>
      <w:r>
        <w:rPr>
          <w:lang w:val="en-US"/>
        </w:rPr>
        <w:t>during peak COVID-19.</w:t>
      </w:r>
    </w:p>
    <w:p w14:paraId="64FB023E" w14:textId="60ED4609" w:rsidR="007F1C4C" w:rsidRDefault="007F1C4C" w:rsidP="007F1C4C">
      <w:pPr>
        <w:rPr>
          <w:lang w:val="en-US"/>
        </w:rPr>
      </w:pPr>
      <w:r w:rsidRPr="002D18CA">
        <w:rPr>
          <w:lang w:val="en-US"/>
        </w:rPr>
        <w:t xml:space="preserve">Fifth, </w:t>
      </w:r>
      <w:r>
        <w:rPr>
          <w:lang w:val="en-US"/>
        </w:rPr>
        <w:t>over the entire pandemic period</w:t>
      </w:r>
      <w:r w:rsidR="00C34258">
        <w:rPr>
          <w:lang w:val="en-US"/>
        </w:rPr>
        <w:t xml:space="preserve">, however, </w:t>
      </w:r>
      <w:r>
        <w:rPr>
          <w:lang w:val="en-US"/>
        </w:rPr>
        <w:t xml:space="preserve">the growth in </w:t>
      </w:r>
      <w:ins w:id="750" w:author="Timo Dahler" w:date="2021-02-04T11:23:00Z">
        <w:r w:rsidR="00CA4D85">
          <w:rPr>
            <w:lang w:val="en-US"/>
          </w:rPr>
          <w:t xml:space="preserve">the </w:t>
        </w:r>
      </w:ins>
      <w:ins w:id="751" w:author="Timo Dahler" w:date="2021-02-04T11:22:00Z">
        <w:r w:rsidR="00CA4D85">
          <w:rPr>
            <w:lang w:val="en-US"/>
          </w:rPr>
          <w:t>cumulative</w:t>
        </w:r>
      </w:ins>
      <w:ins w:id="752" w:author="Timo Dahler" w:date="2021-02-04T11:23:00Z">
        <w:r w:rsidR="00CA4D85">
          <w:rPr>
            <w:lang w:val="en-US"/>
          </w:rPr>
          <w:t xml:space="preserve"> </w:t>
        </w:r>
      </w:ins>
      <w:del w:id="753" w:author="Timo Dahler" w:date="2021-02-04T11:22:00Z">
        <w:r w:rsidDel="00CA4D85">
          <w:rPr>
            <w:lang w:val="en-US"/>
          </w:rPr>
          <w:delText>to</w:delText>
        </w:r>
      </w:del>
      <w:del w:id="754" w:author="Timo Dahler" w:date="2021-02-04T11:23:00Z">
        <w:r w:rsidDel="00CA4D85">
          <w:rPr>
            <w:lang w:val="en-US"/>
          </w:rPr>
          <w:delText xml:space="preserve">tal </w:delText>
        </w:r>
      </w:del>
      <w:r>
        <w:rPr>
          <w:lang w:val="en-US"/>
        </w:rPr>
        <w:t xml:space="preserve">mortality rate is significantly positively </w:t>
      </w:r>
      <w:r w:rsidR="00C34258">
        <w:rPr>
          <w:lang w:val="en-US"/>
        </w:rPr>
        <w:t>associated</w:t>
      </w:r>
      <w:r>
        <w:rPr>
          <w:lang w:val="en-US"/>
        </w:rPr>
        <w:t xml:space="preserve"> </w:t>
      </w:r>
      <w:r w:rsidR="00C34258">
        <w:rPr>
          <w:lang w:val="en-US"/>
        </w:rPr>
        <w:t>with</w:t>
      </w:r>
      <w:r>
        <w:rPr>
          <w:lang w:val="en-US"/>
        </w:rPr>
        <w:t xml:space="preserve"> CDS spread</w:t>
      </w:r>
      <w:r w:rsidR="00C34258">
        <w:rPr>
          <w:lang w:val="en-US"/>
        </w:rPr>
        <w:t xml:space="preserve"> changes </w:t>
      </w:r>
      <w:r>
        <w:rPr>
          <w:lang w:val="en-US"/>
        </w:rPr>
        <w:t xml:space="preserve">after taking the economic ramifications of lockdowns and the oil price decline into account. This suggests </w:t>
      </w:r>
      <w:ins w:id="755" w:author="Joshua Aizenman" w:date="2021-01-28T09:30:00Z">
        <w:r w:rsidR="005624C6" w:rsidRPr="00587547">
          <w:rPr>
            <w:rFonts w:cs="Arial"/>
            <w:bCs/>
            <w:color w:val="222222"/>
          </w:rPr>
          <w:t>that investors</w:t>
        </w:r>
      </w:ins>
      <w:ins w:id="756" w:author="Timo Dahler" w:date="2021-02-04T11:23:00Z">
        <w:r w:rsidR="00CA4D85" w:rsidRPr="00CA4D85">
          <w:rPr>
            <w:rFonts w:cs="Arial"/>
            <w:bCs/>
            <w:color w:val="222222"/>
            <w:lang w:val="en-US"/>
            <w:rPrChange w:id="757" w:author="Timo Dahler" w:date="2021-02-04T11:24:00Z">
              <w:rPr>
                <w:rFonts w:cs="Arial"/>
                <w:bCs/>
                <w:color w:val="222222"/>
                <w:lang w:val="de-CH"/>
              </w:rPr>
            </w:rPrChange>
          </w:rPr>
          <w:t xml:space="preserve"> either</w:t>
        </w:r>
      </w:ins>
      <w:ins w:id="758" w:author="Joshua Aizenman" w:date="2021-01-28T09:30:00Z">
        <w:r w:rsidR="005624C6" w:rsidRPr="00587547">
          <w:rPr>
            <w:rFonts w:cs="Arial"/>
            <w:bCs/>
            <w:color w:val="222222"/>
          </w:rPr>
          <w:t xml:space="preserve"> </w:t>
        </w:r>
        <w:del w:id="759" w:author="Timo Dahler" w:date="2021-02-04T11:25:00Z">
          <w:r w:rsidR="005624C6" w:rsidRPr="00587547" w:rsidDel="00CA4D85">
            <w:rPr>
              <w:rFonts w:cs="Arial"/>
              <w:bCs/>
              <w:color w:val="222222"/>
            </w:rPr>
            <w:delText>anticipated</w:delText>
          </w:r>
        </w:del>
      </w:ins>
      <w:ins w:id="760" w:author="Timo Dahler" w:date="2021-02-04T11:25:00Z">
        <w:r w:rsidR="00CA4D85" w:rsidRPr="00CA4D85">
          <w:rPr>
            <w:rFonts w:cs="Arial"/>
            <w:bCs/>
            <w:color w:val="222222"/>
            <w:lang w:val="en-US"/>
            <w:rPrChange w:id="761" w:author="Timo Dahler" w:date="2021-02-04T11:25:00Z">
              <w:rPr>
                <w:rFonts w:cs="Arial"/>
                <w:bCs/>
                <w:color w:val="222222"/>
                <w:lang w:val="de-CH"/>
              </w:rPr>
            </w:rPrChange>
          </w:rPr>
          <w:t>feared</w:t>
        </w:r>
      </w:ins>
      <w:ins w:id="762" w:author="Joshua Aizenman" w:date="2021-01-28T09:30:00Z">
        <w:r w:rsidR="005624C6" w:rsidRPr="00587547">
          <w:rPr>
            <w:rFonts w:cs="Arial"/>
            <w:bCs/>
            <w:color w:val="222222"/>
          </w:rPr>
          <w:t xml:space="preserve"> </w:t>
        </w:r>
      </w:ins>
      <w:ins w:id="763" w:author="Timo Dahler" w:date="2021-02-04T11:24:00Z">
        <w:r w:rsidR="00CA4D85">
          <w:rPr>
            <w:rFonts w:cs="Arial"/>
            <w:bCs/>
            <w:color w:val="222222"/>
            <w:lang w:val="en-US"/>
          </w:rPr>
          <w:t xml:space="preserve">a near-term intensification of </w:t>
        </w:r>
      </w:ins>
      <w:ins w:id="764" w:author="Timo Dahler" w:date="2021-02-04T11:25:00Z">
        <w:r w:rsidR="00CA4D85">
          <w:rPr>
            <w:rFonts w:cs="Arial"/>
            <w:bCs/>
            <w:color w:val="222222"/>
            <w:lang w:val="en-US"/>
          </w:rPr>
          <w:t xml:space="preserve">lockdowns or </w:t>
        </w:r>
      </w:ins>
      <w:ins w:id="765" w:author="Joshua Aizenman" w:date="2021-01-28T09:30:00Z">
        <w:del w:id="766" w:author="Timo Dahler" w:date="2021-02-04T11:24:00Z">
          <w:r w:rsidR="005624C6" w:rsidRPr="00587547" w:rsidDel="00CA4D85">
            <w:rPr>
              <w:rFonts w:cs="Arial"/>
              <w:bCs/>
              <w:color w:val="222222"/>
            </w:rPr>
            <w:delText>a </w:delText>
          </w:r>
        </w:del>
        <w:del w:id="767" w:author="Timo Dahler" w:date="2021-02-04T11:25:00Z">
          <w:r w:rsidR="005624C6" w:rsidRPr="00587547" w:rsidDel="00CA4D85">
            <w:rPr>
              <w:rFonts w:cs="Arial"/>
              <w:bCs/>
              <w:color w:val="222222"/>
              <w:shd w:val="clear" w:color="auto" w:fill="FFFFFF"/>
            </w:rPr>
            <w:delText>more</w:delText>
          </w:r>
        </w:del>
      </w:ins>
      <w:ins w:id="768" w:author="Timo Dahler" w:date="2021-02-04T11:25:00Z">
        <w:r w:rsidR="00CA4D85" w:rsidRPr="00CA4D85">
          <w:rPr>
            <w:rFonts w:cs="Arial"/>
            <w:bCs/>
            <w:color w:val="222222"/>
            <w:lang w:val="en-US"/>
            <w:rPrChange w:id="769" w:author="Timo Dahler" w:date="2021-02-04T11:25:00Z">
              <w:rPr>
                <w:rFonts w:cs="Arial"/>
                <w:bCs/>
                <w:color w:val="222222"/>
                <w:lang w:val="de-CH"/>
              </w:rPr>
            </w:rPrChange>
          </w:rPr>
          <w:t>a</w:t>
        </w:r>
      </w:ins>
      <w:ins w:id="770" w:author="Joshua Aizenman" w:date="2021-01-28T09:30:00Z">
        <w:r w:rsidR="005624C6" w:rsidRPr="00587547">
          <w:rPr>
            <w:rFonts w:cs="Arial"/>
            <w:bCs/>
            <w:color w:val="222222"/>
            <w:shd w:val="clear" w:color="auto" w:fill="FFFFFF"/>
          </w:rPr>
          <w:t xml:space="preserve"> </w:t>
        </w:r>
        <w:del w:id="771" w:author="Timo Dahler" w:date="2021-02-04T11:26:00Z">
          <w:r w:rsidR="005624C6" w:rsidRPr="00587547" w:rsidDel="00CA4D85">
            <w:rPr>
              <w:rFonts w:cs="Arial"/>
              <w:bCs/>
              <w:color w:val="222222"/>
              <w:shd w:val="clear" w:color="auto" w:fill="FFFFFF"/>
            </w:rPr>
            <w:delText>prolonged</w:delText>
          </w:r>
        </w:del>
      </w:ins>
      <w:ins w:id="772" w:author="Timo Dahler" w:date="2021-02-04T11:26:00Z">
        <w:r w:rsidR="009553C7">
          <w:rPr>
            <w:rFonts w:cs="Arial"/>
            <w:bCs/>
            <w:color w:val="222222"/>
            <w:shd w:val="clear" w:color="auto" w:fill="FFFFFF"/>
            <w:lang w:val="en-US"/>
          </w:rPr>
          <w:t>longer</w:t>
        </w:r>
        <w:r w:rsidR="00CA4D85" w:rsidRPr="00CA4D85">
          <w:rPr>
            <w:rFonts w:cs="Arial"/>
            <w:bCs/>
            <w:color w:val="222222"/>
            <w:shd w:val="clear" w:color="auto" w:fill="FFFFFF"/>
            <w:lang w:val="en-US"/>
            <w:rPrChange w:id="773" w:author="Timo Dahler" w:date="2021-02-04T11:26:00Z">
              <w:rPr>
                <w:rFonts w:cs="Arial"/>
                <w:bCs/>
                <w:color w:val="222222"/>
                <w:shd w:val="clear" w:color="auto" w:fill="FFFFFF"/>
                <w:lang w:val="de-CH"/>
              </w:rPr>
            </w:rPrChange>
          </w:rPr>
          <w:t>-term continuation of</w:t>
        </w:r>
      </w:ins>
      <w:ins w:id="774" w:author="Timo Dahler" w:date="2021-02-04T11:25:00Z">
        <w:r w:rsidR="00CA4D85" w:rsidRPr="00CA4D85">
          <w:rPr>
            <w:rFonts w:cs="Arial"/>
            <w:bCs/>
            <w:color w:val="222222"/>
            <w:shd w:val="clear" w:color="auto" w:fill="FFFFFF"/>
            <w:lang w:val="en-US"/>
            <w:rPrChange w:id="775" w:author="Timo Dahler" w:date="2021-02-04T11:25:00Z">
              <w:rPr>
                <w:rFonts w:cs="Arial"/>
                <w:bCs/>
                <w:color w:val="222222"/>
                <w:shd w:val="clear" w:color="auto" w:fill="FFFFFF"/>
                <w:lang w:val="de-CH"/>
              </w:rPr>
            </w:rPrChange>
          </w:rPr>
          <w:t xml:space="preserve"> </w:t>
        </w:r>
      </w:ins>
      <w:ins w:id="776" w:author="Joshua Aizenman" w:date="2021-01-28T09:30:00Z">
        <w:del w:id="777" w:author="Timo Dahler" w:date="2021-02-04T11:25:00Z">
          <w:r w:rsidR="005624C6" w:rsidRPr="00587547" w:rsidDel="00CA4D85">
            <w:rPr>
              <w:rFonts w:cs="Arial"/>
              <w:bCs/>
              <w:color w:val="222222"/>
              <w:shd w:val="clear" w:color="auto" w:fill="FFFFFF"/>
            </w:rPr>
            <w:delText> </w:delText>
          </w:r>
        </w:del>
        <w:r w:rsidR="005624C6" w:rsidRPr="00587547">
          <w:rPr>
            <w:rFonts w:cs="Arial"/>
            <w:bCs/>
            <w:color w:val="222222"/>
          </w:rPr>
          <w:t>lockdowns, and possibly a slower GDP growth recovery</w:t>
        </w:r>
        <w:r w:rsidR="005624C6">
          <w:rPr>
            <w:lang w:val="en-US"/>
          </w:rPr>
          <w:t xml:space="preserve">. </w:t>
        </w:r>
      </w:ins>
      <w:del w:id="778" w:author="Joshua Aizenman" w:date="2021-01-28T09:30:00Z">
        <w:r w:rsidR="00C34258" w:rsidDel="005624C6">
          <w:rPr>
            <w:lang w:val="en-US"/>
          </w:rPr>
          <w:delText>two things: Either i</w:delText>
        </w:r>
        <w:r w:rsidDel="005624C6">
          <w:rPr>
            <w:lang w:val="en-US"/>
          </w:rPr>
          <w:delText xml:space="preserve">nvestors </w:delText>
        </w:r>
        <w:r w:rsidR="00C34258" w:rsidDel="005624C6">
          <w:rPr>
            <w:lang w:val="en-US"/>
          </w:rPr>
          <w:delText xml:space="preserve">early on </w:delText>
        </w:r>
        <w:r w:rsidDel="005624C6">
          <w:rPr>
            <w:lang w:val="en-US"/>
          </w:rPr>
          <w:delText>anticipated a continuation of lockdowns for a prolonged perio</w:delText>
        </w:r>
        <w:r w:rsidR="00C34258" w:rsidDel="005624C6">
          <w:rPr>
            <w:lang w:val="en-US"/>
          </w:rPr>
          <w:delText>d or</w:delText>
        </w:r>
        <w:r w:rsidDel="005624C6">
          <w:rPr>
            <w:lang w:val="en-US"/>
          </w:rPr>
          <w:delText xml:space="preserve"> they expect</w:delText>
        </w:r>
        <w:r w:rsidR="00C34258" w:rsidDel="005624C6">
          <w:rPr>
            <w:lang w:val="en-US"/>
          </w:rPr>
          <w:delText>ed</w:delText>
        </w:r>
        <w:r w:rsidDel="005624C6">
          <w:rPr>
            <w:lang w:val="en-US"/>
          </w:rPr>
          <w:delText xml:space="preserve"> negative longer-term </w:delText>
        </w:r>
        <w:r w:rsidR="00C34258" w:rsidDel="005624C6">
          <w:rPr>
            <w:lang w:val="en-US"/>
          </w:rPr>
          <w:delText>productivity effects</w:delText>
        </w:r>
        <w:r w:rsidDel="005624C6">
          <w:rPr>
            <w:lang w:val="en-US"/>
          </w:rPr>
          <w:delText xml:space="preserve"> of the pandemic </w:delText>
        </w:r>
        <w:r w:rsidR="00C34258" w:rsidDel="005624C6">
          <w:rPr>
            <w:lang w:val="en-US"/>
          </w:rPr>
          <w:delText xml:space="preserve">because of falls in </w:delText>
        </w:r>
        <w:r w:rsidDel="005624C6">
          <w:rPr>
            <w:lang w:val="en-US"/>
          </w:rPr>
          <w:delText>human capital stocks</w:delText>
        </w:r>
      </w:del>
      <w:del w:id="779" w:author="Joshua Aizenman" w:date="2021-01-28T14:45:00Z">
        <w:r w:rsidR="00C34258" w:rsidDel="005D6A8C">
          <w:rPr>
            <w:lang w:val="en-US"/>
          </w:rPr>
          <w:delText>.</w:delText>
        </w:r>
      </w:del>
      <w:r w:rsidR="00C34258">
        <w:rPr>
          <w:lang w:val="en-US"/>
        </w:rPr>
        <w:t xml:space="preserve"> </w:t>
      </w:r>
    </w:p>
    <w:p w14:paraId="04F55E60" w14:textId="77777777" w:rsidR="00923648" w:rsidRPr="00923648" w:rsidRDefault="00923648" w:rsidP="00923648">
      <w:pPr>
        <w:rPr>
          <w:lang w:val="en-US"/>
        </w:rPr>
      </w:pPr>
    </w:p>
    <w:p w14:paraId="6167DBC8" w14:textId="68677426" w:rsidR="000068F4" w:rsidRPr="002D18CA" w:rsidRDefault="00F95BFD" w:rsidP="0022389C">
      <w:pPr>
        <w:rPr>
          <w:rFonts w:asciiTheme="minorHAnsi" w:hAnsiTheme="minorHAnsi" w:cstheme="minorHAnsi"/>
          <w:lang w:val="en-US"/>
        </w:rPr>
      </w:pPr>
      <w:r w:rsidRPr="002D18CA">
        <w:rPr>
          <w:rFonts w:asciiTheme="minorHAnsi" w:hAnsiTheme="minorHAnsi" w:cstheme="minorHAnsi"/>
          <w:lang w:val="en-US"/>
        </w:rPr>
        <w:br w:type="page"/>
      </w:r>
    </w:p>
    <w:p w14:paraId="2C990526" w14:textId="34342A0D" w:rsidR="008C755D" w:rsidRPr="002D18CA" w:rsidRDefault="008C755D" w:rsidP="008C755D">
      <w:pPr>
        <w:pStyle w:val="Heading1"/>
        <w:numPr>
          <w:ilvl w:val="0"/>
          <w:numId w:val="0"/>
        </w:numPr>
        <w:rPr>
          <w:rFonts w:asciiTheme="minorHAnsi" w:hAnsiTheme="minorHAnsi" w:cstheme="minorHAnsi"/>
        </w:rPr>
      </w:pPr>
      <w:bookmarkStart w:id="780" w:name="_Toc62486917"/>
      <w:r w:rsidRPr="002D18CA">
        <w:rPr>
          <w:rFonts w:asciiTheme="minorHAnsi" w:hAnsiTheme="minorHAnsi" w:cstheme="minorHAnsi"/>
        </w:rPr>
        <w:lastRenderedPageBreak/>
        <w:t>Appendix</w:t>
      </w:r>
      <w:bookmarkEnd w:id="780"/>
    </w:p>
    <w:p w14:paraId="492B59A9" w14:textId="77777777" w:rsidR="008C755D" w:rsidRPr="002D18CA" w:rsidRDefault="008C755D" w:rsidP="008C755D">
      <w:pPr>
        <w:keepNext/>
        <w:rPr>
          <w:rFonts w:asciiTheme="minorHAnsi" w:hAnsiTheme="minorHAnsi" w:cstheme="minorHAnsi"/>
          <w:lang w:val="en-US"/>
        </w:rPr>
      </w:pPr>
      <w:r w:rsidRPr="002D18CA">
        <w:rPr>
          <w:rFonts w:asciiTheme="minorHAnsi" w:hAnsiTheme="minorHAnsi" w:cstheme="minorHAnsi"/>
          <w:noProof/>
          <w:lang w:val="en-US" w:eastAsia="en-US"/>
        </w:rPr>
        <w:drawing>
          <wp:inline distT="0" distB="0" distL="0" distR="0" wp14:anchorId="0FDDF4AC" wp14:editId="3980B073">
            <wp:extent cx="5943600" cy="462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543A542A" w14:textId="259839F1" w:rsidR="008C755D" w:rsidRPr="00AA3A48" w:rsidRDefault="008C755D" w:rsidP="00AA3A48">
      <w:pPr>
        <w:pStyle w:val="Caption"/>
      </w:pPr>
      <w:bookmarkStart w:id="781" w:name="_Ref61880906"/>
      <w:r w:rsidRPr="00AA3A48">
        <w:t xml:space="preserve">Figure </w:t>
      </w:r>
      <w:r w:rsidRPr="00AA3A48">
        <w:fldChar w:fldCharType="begin"/>
      </w:r>
      <w:r w:rsidRPr="00AA3A48">
        <w:instrText xml:space="preserve"> SEQ Figure \* ARABIC </w:instrText>
      </w:r>
      <w:r w:rsidRPr="00AA3A48">
        <w:fldChar w:fldCharType="separate"/>
      </w:r>
      <w:r w:rsidR="00874176">
        <w:rPr>
          <w:noProof/>
        </w:rPr>
        <w:t>1</w:t>
      </w:r>
      <w:r w:rsidRPr="00AA3A48">
        <w:fldChar w:fldCharType="end"/>
      </w:r>
      <w:bookmarkEnd w:id="781"/>
      <w:r w:rsidRPr="00AA3A48">
        <w:t xml:space="preserve">: 5-year sovereign CDS spreads of emerging </w:t>
      </w:r>
      <w:r w:rsidR="00C34258">
        <w:t>markets,</w:t>
      </w:r>
      <w:r w:rsidRPr="00AA3A48">
        <w:t xml:space="preserve"> January 2014 - June 2020. </w:t>
      </w:r>
      <w:r w:rsidRPr="00AA3A48">
        <w:br/>
        <w:t>Data source: Eikon Refinitiv.</w:t>
      </w:r>
    </w:p>
    <w:p w14:paraId="26F930F1" w14:textId="77777777" w:rsidR="008C755D" w:rsidRPr="002D18CA" w:rsidRDefault="008C755D" w:rsidP="008C755D">
      <w:pPr>
        <w:keepNext/>
        <w:rPr>
          <w:rFonts w:asciiTheme="minorHAnsi" w:hAnsiTheme="minorHAnsi" w:cstheme="minorHAnsi"/>
          <w:lang w:val="en-US"/>
        </w:rPr>
      </w:pPr>
      <w:r w:rsidRPr="002D18CA">
        <w:rPr>
          <w:rFonts w:asciiTheme="minorHAnsi" w:hAnsiTheme="minorHAnsi" w:cstheme="minorHAnsi"/>
          <w:noProof/>
          <w:lang w:val="en-US" w:eastAsia="en-US"/>
        </w:rPr>
        <w:drawing>
          <wp:inline distT="0" distB="0" distL="0" distR="0" wp14:anchorId="4CB908FF" wp14:editId="45B70F17">
            <wp:extent cx="5943600" cy="2078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943600" cy="2078990"/>
                    </a:xfrm>
                    <a:prstGeom prst="rect">
                      <a:avLst/>
                    </a:prstGeom>
                  </pic:spPr>
                </pic:pic>
              </a:graphicData>
            </a:graphic>
          </wp:inline>
        </w:drawing>
      </w:r>
    </w:p>
    <w:p w14:paraId="3C2C9F76" w14:textId="07FCBFC2" w:rsidR="008C755D" w:rsidRPr="00AA3A48" w:rsidRDefault="008C755D" w:rsidP="00AA3A48">
      <w:pPr>
        <w:pStyle w:val="Caption"/>
      </w:pPr>
      <w:bookmarkStart w:id="782" w:name="_Ref61880920"/>
      <w:r w:rsidRPr="00AA3A48">
        <w:t xml:space="preserve">Figure </w:t>
      </w:r>
      <w:r w:rsidRPr="00AA3A48">
        <w:fldChar w:fldCharType="begin"/>
      </w:r>
      <w:r w:rsidRPr="00AA3A48">
        <w:instrText xml:space="preserve"> SEQ Figure \* ARABIC </w:instrText>
      </w:r>
      <w:r w:rsidRPr="00AA3A48">
        <w:fldChar w:fldCharType="separate"/>
      </w:r>
      <w:r w:rsidR="00874176">
        <w:rPr>
          <w:noProof/>
        </w:rPr>
        <w:t>2</w:t>
      </w:r>
      <w:r w:rsidRPr="00AA3A48">
        <w:fldChar w:fldCharType="end"/>
      </w:r>
      <w:bookmarkEnd w:id="782"/>
      <w:r w:rsidRPr="00AA3A48">
        <w:t>: Changes in exchange rates of emerging markets against the US Dollar between January and March 2020. Positive values indicate a weakening of the currency. Data source: Eikon Refinitiv.</w:t>
      </w:r>
    </w:p>
    <w:p w14:paraId="0FF402DC" w14:textId="1F1E5DC2" w:rsidR="00D82B63" w:rsidRPr="002D18CA" w:rsidRDefault="00D82B63" w:rsidP="00D82B63">
      <w:pPr>
        <w:rPr>
          <w:rFonts w:asciiTheme="minorHAnsi" w:hAnsiTheme="minorHAnsi" w:cstheme="minorHAnsi"/>
          <w:lang w:val="en-US"/>
        </w:rPr>
      </w:pPr>
    </w:p>
    <w:p w14:paraId="58F6566D" w14:textId="77777777" w:rsidR="00D82B63" w:rsidRPr="002D18CA" w:rsidRDefault="00D82B63" w:rsidP="00D82B63">
      <w:pPr>
        <w:keepNext/>
        <w:rPr>
          <w:rFonts w:asciiTheme="minorHAnsi" w:hAnsiTheme="minorHAnsi" w:cstheme="minorHAnsi"/>
          <w:lang w:val="en-US"/>
        </w:rPr>
      </w:pPr>
      <w:r w:rsidRPr="002D18CA">
        <w:rPr>
          <w:rFonts w:asciiTheme="minorHAnsi" w:hAnsiTheme="minorHAnsi" w:cstheme="minorHAnsi"/>
          <w:noProof/>
          <w:lang w:val="en-US" w:eastAsia="en-US"/>
        </w:rPr>
        <w:lastRenderedPageBreak/>
        <w:drawing>
          <wp:inline distT="0" distB="0" distL="0" distR="0" wp14:anchorId="0E9E3135" wp14:editId="65D27DDE">
            <wp:extent cx="5943600" cy="264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6A9A471C" w14:textId="65E711D9" w:rsidR="00D82B63" w:rsidRPr="002D18CA" w:rsidRDefault="00D82B63" w:rsidP="00D82B63">
      <w:pPr>
        <w:pStyle w:val="Caption"/>
        <w:rPr>
          <w:rFonts w:cstheme="minorHAnsi"/>
        </w:rPr>
      </w:pPr>
      <w:bookmarkStart w:id="783" w:name="_Ref61881031"/>
      <w:r w:rsidRPr="002D18CA">
        <w:rPr>
          <w:rFonts w:cstheme="minorHAnsi"/>
        </w:rPr>
        <w:t xml:space="preserve">Figure </w:t>
      </w:r>
      <w:r w:rsidRPr="002D18CA">
        <w:rPr>
          <w:rFonts w:cstheme="minorHAnsi"/>
        </w:rPr>
        <w:fldChar w:fldCharType="begin"/>
      </w:r>
      <w:r w:rsidRPr="002D18CA">
        <w:rPr>
          <w:rFonts w:cstheme="minorHAnsi"/>
        </w:rPr>
        <w:instrText xml:space="preserve"> SEQ Figure \* ARABIC </w:instrText>
      </w:r>
      <w:r w:rsidRPr="002D18CA">
        <w:rPr>
          <w:rFonts w:cstheme="minorHAnsi"/>
        </w:rPr>
        <w:fldChar w:fldCharType="separate"/>
      </w:r>
      <w:r w:rsidR="00874176">
        <w:rPr>
          <w:rFonts w:cstheme="minorHAnsi"/>
          <w:noProof/>
        </w:rPr>
        <w:t>3</w:t>
      </w:r>
      <w:r w:rsidRPr="002D18CA">
        <w:rPr>
          <w:rFonts w:cstheme="minorHAnsi"/>
        </w:rPr>
        <w:fldChar w:fldCharType="end"/>
      </w:r>
      <w:bookmarkEnd w:id="783"/>
      <w:r w:rsidRPr="002D18CA">
        <w:rPr>
          <w:rFonts w:cstheme="minorHAnsi"/>
        </w:rPr>
        <w:t>: Announced 2020 COVID-related fiscal stimulus of emerging market countries. COVID-19 fiscal stimulus data taken from the IMF COVID policy tracker.</w:t>
      </w:r>
    </w:p>
    <w:p w14:paraId="09DE788F" w14:textId="77777777" w:rsidR="00D82B63" w:rsidRPr="002D18CA" w:rsidRDefault="00D82B63" w:rsidP="00D82B63">
      <w:pPr>
        <w:keepNext/>
        <w:rPr>
          <w:rFonts w:asciiTheme="minorHAnsi" w:hAnsiTheme="minorHAnsi" w:cstheme="minorHAnsi"/>
          <w:lang w:val="en-US"/>
        </w:rPr>
      </w:pPr>
      <w:r w:rsidRPr="002D18CA">
        <w:rPr>
          <w:rFonts w:asciiTheme="minorHAnsi" w:hAnsiTheme="minorHAnsi" w:cstheme="minorHAnsi"/>
          <w:noProof/>
          <w:lang w:val="en-US" w:eastAsia="en-US"/>
        </w:rPr>
        <w:drawing>
          <wp:inline distT="0" distB="0" distL="0" distR="0" wp14:anchorId="493E7830" wp14:editId="7C959F01">
            <wp:extent cx="5943600" cy="264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12212FF9" w14:textId="1EE9867C" w:rsidR="00D82B63" w:rsidRPr="002D18CA" w:rsidRDefault="00D82B63" w:rsidP="00D82B63">
      <w:pPr>
        <w:pStyle w:val="Caption"/>
        <w:rPr>
          <w:rFonts w:cstheme="minorHAnsi"/>
        </w:rPr>
      </w:pPr>
      <w:bookmarkStart w:id="784" w:name="_Ref61881524"/>
      <w:r w:rsidRPr="002D18CA">
        <w:rPr>
          <w:rFonts w:cstheme="minorHAnsi"/>
        </w:rPr>
        <w:t xml:space="preserve">Figure </w:t>
      </w:r>
      <w:r w:rsidRPr="002D18CA">
        <w:rPr>
          <w:rFonts w:cstheme="minorHAnsi"/>
        </w:rPr>
        <w:fldChar w:fldCharType="begin"/>
      </w:r>
      <w:r w:rsidRPr="002D18CA">
        <w:rPr>
          <w:rFonts w:cstheme="minorHAnsi"/>
        </w:rPr>
        <w:instrText xml:space="preserve"> SEQ Figure \* ARABIC </w:instrText>
      </w:r>
      <w:r w:rsidRPr="002D18CA">
        <w:rPr>
          <w:rFonts w:cstheme="minorHAnsi"/>
        </w:rPr>
        <w:fldChar w:fldCharType="separate"/>
      </w:r>
      <w:r w:rsidR="00874176">
        <w:rPr>
          <w:rFonts w:cstheme="minorHAnsi"/>
          <w:noProof/>
        </w:rPr>
        <w:t>4</w:t>
      </w:r>
      <w:r w:rsidRPr="002D18CA">
        <w:rPr>
          <w:rFonts w:cstheme="minorHAnsi"/>
        </w:rPr>
        <w:fldChar w:fldCharType="end"/>
      </w:r>
      <w:bookmarkEnd w:id="784"/>
      <w:r w:rsidRPr="002D18CA">
        <w:rPr>
          <w:rFonts w:cstheme="minorHAnsi"/>
        </w:rPr>
        <w:t xml:space="preserve">: COVID-19 mortality rate curves for the top </w:t>
      </w:r>
      <w:r w:rsidR="006B06AF">
        <w:rPr>
          <w:rFonts w:cstheme="minorHAnsi"/>
        </w:rPr>
        <w:t>and bottom five</w:t>
      </w:r>
      <w:r w:rsidRPr="002D18CA">
        <w:rPr>
          <w:rFonts w:cstheme="minorHAnsi"/>
        </w:rPr>
        <w:t xml:space="preserve"> emerging market</w:t>
      </w:r>
      <w:r w:rsidR="00506823">
        <w:rPr>
          <w:rFonts w:cstheme="minorHAnsi"/>
        </w:rPr>
        <w:t xml:space="preserve">s </w:t>
      </w:r>
      <w:r w:rsidRPr="002D18CA">
        <w:rPr>
          <w:rFonts w:cstheme="minorHAnsi"/>
        </w:rPr>
        <w:t>as per the end of April 2020 (</w:t>
      </w:r>
      <w:r w:rsidR="009F1CEC">
        <w:rPr>
          <w:rFonts w:cstheme="minorHAnsi"/>
        </w:rPr>
        <w:t>based on</w:t>
      </w:r>
      <w:r w:rsidRPr="002D18CA">
        <w:rPr>
          <w:rFonts w:cstheme="minorHAnsi"/>
        </w:rPr>
        <w:t xml:space="preserve"> </w:t>
      </w:r>
      <w:r w:rsidR="009F1CEC">
        <w:rPr>
          <w:rFonts w:cstheme="minorHAnsi"/>
        </w:rPr>
        <w:t>30 country</w:t>
      </w:r>
      <w:r w:rsidRPr="002D18CA">
        <w:rPr>
          <w:rFonts w:cstheme="minorHAnsi"/>
        </w:rPr>
        <w:t xml:space="preserve"> sample). New mortality rate as 7-day rolling averages. Data source: JHU CSSE.</w:t>
      </w:r>
    </w:p>
    <w:p w14:paraId="3A7232D0" w14:textId="77777777" w:rsidR="00D82B63" w:rsidRPr="002D18CA" w:rsidRDefault="00D82B63" w:rsidP="00D82B63">
      <w:pPr>
        <w:keepNext/>
        <w:rPr>
          <w:rFonts w:asciiTheme="minorHAnsi" w:hAnsiTheme="minorHAnsi" w:cstheme="minorHAnsi"/>
          <w:lang w:val="en-US"/>
        </w:rPr>
      </w:pPr>
      <w:r w:rsidRPr="002D18CA">
        <w:rPr>
          <w:rFonts w:asciiTheme="minorHAnsi" w:hAnsiTheme="minorHAnsi" w:cstheme="minorHAnsi"/>
          <w:noProof/>
          <w:lang w:val="en-US" w:eastAsia="en-US"/>
        </w:rPr>
        <w:lastRenderedPageBreak/>
        <w:drawing>
          <wp:inline distT="0" distB="0" distL="0" distR="0" wp14:anchorId="1301D3D7" wp14:editId="482896ED">
            <wp:extent cx="5943600" cy="264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6AFF98EA" w14:textId="68F8DF38" w:rsidR="00D82B63" w:rsidRPr="002D18CA" w:rsidRDefault="00D82B63" w:rsidP="0022389C">
      <w:pPr>
        <w:pStyle w:val="Caption"/>
        <w:rPr>
          <w:rFonts w:cstheme="minorHAnsi"/>
        </w:rPr>
      </w:pPr>
      <w:bookmarkStart w:id="785" w:name="_Ref61881526"/>
      <w:r w:rsidRPr="002D18CA">
        <w:rPr>
          <w:rFonts w:cstheme="minorHAnsi"/>
        </w:rPr>
        <w:t xml:space="preserve">Figure </w:t>
      </w:r>
      <w:r w:rsidRPr="002D18CA">
        <w:rPr>
          <w:rFonts w:cstheme="minorHAnsi"/>
        </w:rPr>
        <w:fldChar w:fldCharType="begin"/>
      </w:r>
      <w:r w:rsidRPr="002D18CA">
        <w:rPr>
          <w:rFonts w:cstheme="minorHAnsi"/>
        </w:rPr>
        <w:instrText xml:space="preserve"> SEQ Figure \* ARABIC </w:instrText>
      </w:r>
      <w:r w:rsidRPr="002D18CA">
        <w:rPr>
          <w:rFonts w:cstheme="minorHAnsi"/>
        </w:rPr>
        <w:fldChar w:fldCharType="separate"/>
      </w:r>
      <w:r w:rsidR="00874176">
        <w:rPr>
          <w:rFonts w:cstheme="minorHAnsi"/>
          <w:noProof/>
        </w:rPr>
        <w:t>5</w:t>
      </w:r>
      <w:r w:rsidRPr="002D18CA">
        <w:rPr>
          <w:rFonts w:cstheme="minorHAnsi"/>
        </w:rPr>
        <w:fldChar w:fldCharType="end"/>
      </w:r>
      <w:bookmarkEnd w:id="785"/>
      <w:r w:rsidRPr="002D18CA">
        <w:rPr>
          <w:rFonts w:cstheme="minorHAnsi"/>
        </w:rPr>
        <w:t xml:space="preserve">: COVID-19 deaths per million residents for the top </w:t>
      </w:r>
      <w:r w:rsidR="006B06AF">
        <w:rPr>
          <w:rFonts w:cstheme="minorHAnsi"/>
        </w:rPr>
        <w:t>and bottom five</w:t>
      </w:r>
      <w:r w:rsidRPr="002D18CA">
        <w:rPr>
          <w:rFonts w:cstheme="minorHAnsi"/>
        </w:rPr>
        <w:t xml:space="preserve"> emerging market</w:t>
      </w:r>
      <w:r w:rsidR="00506823">
        <w:rPr>
          <w:rFonts w:cstheme="minorHAnsi"/>
        </w:rPr>
        <w:t xml:space="preserve">s </w:t>
      </w:r>
      <w:r w:rsidRPr="002D18CA">
        <w:rPr>
          <w:rFonts w:cstheme="minorHAnsi"/>
        </w:rPr>
        <w:t>as per the end of April 2020 (</w:t>
      </w:r>
      <w:r w:rsidR="009F1CEC">
        <w:rPr>
          <w:rFonts w:cstheme="minorHAnsi"/>
        </w:rPr>
        <w:t>based on</w:t>
      </w:r>
      <w:r w:rsidRPr="002D18CA">
        <w:rPr>
          <w:rFonts w:cstheme="minorHAnsi"/>
        </w:rPr>
        <w:t xml:space="preserve"> </w:t>
      </w:r>
      <w:r w:rsidR="009F1CEC">
        <w:rPr>
          <w:rFonts w:cstheme="minorHAnsi"/>
        </w:rPr>
        <w:t>30 country</w:t>
      </w:r>
      <w:r w:rsidRPr="002D18CA">
        <w:rPr>
          <w:rFonts w:cstheme="minorHAnsi"/>
        </w:rPr>
        <w:t xml:space="preserve"> sample). Data source: JHU CSSE.</w:t>
      </w:r>
    </w:p>
    <w:p w14:paraId="753CBCD1" w14:textId="77777777" w:rsidR="0022389C" w:rsidRPr="002D18CA" w:rsidRDefault="0022389C" w:rsidP="0022389C">
      <w:pPr>
        <w:keepNext/>
        <w:rPr>
          <w:rFonts w:asciiTheme="minorHAnsi" w:hAnsiTheme="minorHAnsi" w:cstheme="minorHAnsi"/>
          <w:lang w:val="en-US"/>
        </w:rPr>
      </w:pPr>
      <w:r w:rsidRPr="002D18CA">
        <w:rPr>
          <w:rFonts w:asciiTheme="minorHAnsi" w:hAnsiTheme="minorHAnsi" w:cstheme="minorHAnsi"/>
          <w:noProof/>
          <w:lang w:val="en-US" w:eastAsia="en-US"/>
        </w:rPr>
        <w:drawing>
          <wp:inline distT="0" distB="0" distL="0" distR="0" wp14:anchorId="6227272A" wp14:editId="13166A8D">
            <wp:extent cx="5943600" cy="264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6D2DEAAA" w14:textId="7EF1DC3A" w:rsidR="0022389C" w:rsidRPr="002D18CA" w:rsidRDefault="0022389C" w:rsidP="0022389C">
      <w:pPr>
        <w:pStyle w:val="Caption"/>
        <w:rPr>
          <w:rFonts w:cstheme="minorHAnsi"/>
        </w:rPr>
      </w:pPr>
      <w:bookmarkStart w:id="786" w:name="_Ref61882200"/>
      <w:r w:rsidRPr="002D18CA">
        <w:rPr>
          <w:rFonts w:cstheme="minorHAnsi"/>
        </w:rPr>
        <w:t xml:space="preserve">Figure </w:t>
      </w:r>
      <w:r w:rsidRPr="002D18CA">
        <w:rPr>
          <w:rFonts w:cstheme="minorHAnsi"/>
        </w:rPr>
        <w:fldChar w:fldCharType="begin"/>
      </w:r>
      <w:r w:rsidRPr="002D18CA">
        <w:rPr>
          <w:rFonts w:cstheme="minorHAnsi"/>
        </w:rPr>
        <w:instrText xml:space="preserve"> SEQ Figure \* ARABIC </w:instrText>
      </w:r>
      <w:r w:rsidRPr="002D18CA">
        <w:rPr>
          <w:rFonts w:cstheme="minorHAnsi"/>
        </w:rPr>
        <w:fldChar w:fldCharType="separate"/>
      </w:r>
      <w:r w:rsidR="00874176">
        <w:rPr>
          <w:rFonts w:cstheme="minorHAnsi"/>
          <w:noProof/>
        </w:rPr>
        <w:t>6</w:t>
      </w:r>
      <w:r w:rsidRPr="002D18CA">
        <w:rPr>
          <w:rFonts w:cstheme="minorHAnsi"/>
        </w:rPr>
        <w:fldChar w:fldCharType="end"/>
      </w:r>
      <w:bookmarkEnd w:id="786"/>
      <w:r w:rsidRPr="002D18CA">
        <w:rPr>
          <w:rFonts w:cstheme="minorHAnsi"/>
        </w:rPr>
        <w:t xml:space="preserve">: Change in international reserve holdings </w:t>
      </w:r>
      <w:r w:rsidR="00506823">
        <w:rPr>
          <w:rFonts w:cstheme="minorHAnsi"/>
        </w:rPr>
        <w:t>of</w:t>
      </w:r>
      <w:r w:rsidRPr="002D18CA">
        <w:rPr>
          <w:rFonts w:cstheme="minorHAnsi"/>
        </w:rPr>
        <w:t xml:space="preserve"> emerging market</w:t>
      </w:r>
      <w:r w:rsidR="00506823">
        <w:rPr>
          <w:rFonts w:cstheme="minorHAnsi"/>
        </w:rPr>
        <w:t xml:space="preserve">s </w:t>
      </w:r>
      <w:r w:rsidRPr="002D18CA">
        <w:rPr>
          <w:rFonts w:cstheme="minorHAnsi"/>
        </w:rPr>
        <w:t xml:space="preserve">between </w:t>
      </w:r>
      <w:r w:rsidR="00506823">
        <w:rPr>
          <w:rFonts w:cstheme="minorHAnsi"/>
        </w:rPr>
        <w:t>March and</w:t>
      </w:r>
      <w:r w:rsidRPr="002D18CA">
        <w:rPr>
          <w:rFonts w:cstheme="minorHAnsi"/>
        </w:rPr>
        <w:t xml:space="preserve"> April 2020 as a share of 2019 GDP. Data source: IMF.</w:t>
      </w:r>
    </w:p>
    <w:p w14:paraId="5BB12751" w14:textId="77777777" w:rsidR="00F7630A" w:rsidRPr="002D18CA" w:rsidRDefault="00F7630A" w:rsidP="00F7630A">
      <w:pPr>
        <w:keepNext/>
        <w:rPr>
          <w:rFonts w:asciiTheme="minorHAnsi" w:hAnsiTheme="minorHAnsi" w:cstheme="minorHAnsi"/>
          <w:lang w:val="en-US"/>
        </w:rPr>
      </w:pPr>
      <w:r w:rsidRPr="002D18CA">
        <w:rPr>
          <w:rFonts w:asciiTheme="minorHAnsi" w:hAnsiTheme="minorHAnsi" w:cstheme="minorHAnsi"/>
          <w:noProof/>
          <w:lang w:val="en-US" w:eastAsia="en-US"/>
        </w:rPr>
        <w:lastRenderedPageBreak/>
        <w:drawing>
          <wp:inline distT="0" distB="0" distL="0" distR="0" wp14:anchorId="3EFD9217" wp14:editId="20DA4ACF">
            <wp:extent cx="5943600" cy="462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16F2D362" w14:textId="0ABB92A3" w:rsidR="00F7630A" w:rsidRPr="002D18CA" w:rsidRDefault="00F7630A" w:rsidP="00F7630A">
      <w:pPr>
        <w:pStyle w:val="Caption"/>
        <w:rPr>
          <w:rFonts w:cstheme="minorHAnsi"/>
        </w:rPr>
      </w:pPr>
      <w:bookmarkStart w:id="787" w:name="_Ref61882995"/>
      <w:r w:rsidRPr="002D18CA">
        <w:rPr>
          <w:rFonts w:cstheme="minorHAnsi"/>
        </w:rPr>
        <w:t xml:space="preserve">Figure </w:t>
      </w:r>
      <w:r w:rsidRPr="002D18CA">
        <w:rPr>
          <w:rFonts w:cstheme="minorHAnsi"/>
        </w:rPr>
        <w:fldChar w:fldCharType="begin"/>
      </w:r>
      <w:r w:rsidRPr="002D18CA">
        <w:rPr>
          <w:rFonts w:cstheme="minorHAnsi"/>
        </w:rPr>
        <w:instrText xml:space="preserve"> SEQ Figure \* ARABIC </w:instrText>
      </w:r>
      <w:r w:rsidRPr="002D18CA">
        <w:rPr>
          <w:rFonts w:cstheme="minorHAnsi"/>
        </w:rPr>
        <w:fldChar w:fldCharType="separate"/>
      </w:r>
      <w:r w:rsidR="00874176">
        <w:rPr>
          <w:rFonts w:cstheme="minorHAnsi"/>
          <w:noProof/>
        </w:rPr>
        <w:t>7</w:t>
      </w:r>
      <w:r w:rsidRPr="002D18CA">
        <w:rPr>
          <w:rFonts w:cstheme="minorHAnsi"/>
        </w:rPr>
        <w:fldChar w:fldCharType="end"/>
      </w:r>
      <w:bookmarkEnd w:id="787"/>
      <w:r w:rsidRPr="002D18CA">
        <w:rPr>
          <w:rFonts w:cstheme="minorHAnsi"/>
        </w:rPr>
        <w:t xml:space="preserve">: Development of sovereign 5-year CDS spreads of emerging market economies </w:t>
      </w:r>
      <w:r w:rsidR="009F1CEC">
        <w:rPr>
          <w:rFonts w:cstheme="minorHAnsi"/>
        </w:rPr>
        <w:t>between</w:t>
      </w:r>
      <w:r w:rsidRPr="002D18CA">
        <w:rPr>
          <w:rFonts w:cstheme="minorHAnsi"/>
        </w:rPr>
        <w:t xml:space="preserve"> January 2020 </w:t>
      </w:r>
      <w:r w:rsidR="009F1CEC">
        <w:rPr>
          <w:rFonts w:cstheme="minorHAnsi"/>
        </w:rPr>
        <w:t>and</w:t>
      </w:r>
      <w:r w:rsidRPr="002D18CA">
        <w:rPr>
          <w:rFonts w:cstheme="minorHAnsi"/>
        </w:rPr>
        <w:t xml:space="preserve"> April 2020. Data source: Eikon Refinitiv.</w:t>
      </w:r>
    </w:p>
    <w:p w14:paraId="06E3D34D" w14:textId="1F05B0BF" w:rsidR="0022389C" w:rsidRPr="002D18CA" w:rsidRDefault="0022389C" w:rsidP="00D82B63">
      <w:pPr>
        <w:rPr>
          <w:rFonts w:asciiTheme="minorHAnsi" w:hAnsiTheme="minorHAnsi" w:cstheme="minorHAnsi"/>
          <w:lang w:val="en-US"/>
        </w:rPr>
      </w:pPr>
    </w:p>
    <w:p w14:paraId="4B96DD69" w14:textId="77777777" w:rsidR="00F7630A" w:rsidRPr="002D18CA" w:rsidRDefault="00F7630A" w:rsidP="00F7630A">
      <w:pPr>
        <w:pStyle w:val="Caption"/>
        <w:keepNext/>
        <w:rPr>
          <w:rFonts w:cstheme="minorHAnsi"/>
        </w:rPr>
      </w:pPr>
      <w:bookmarkStart w:id="788" w:name="_Ref52015427"/>
      <w:r w:rsidRPr="002D18CA">
        <w:rPr>
          <w:rFonts w:cstheme="minorHAnsi"/>
          <w:noProof/>
          <w:lang w:eastAsia="en-US"/>
        </w:rPr>
        <w:lastRenderedPageBreak/>
        <w:drawing>
          <wp:inline distT="0" distB="0" distL="0" distR="0" wp14:anchorId="6FEA48C6" wp14:editId="09F6C1EE">
            <wp:extent cx="5943600" cy="462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7681D8E7" w14:textId="159F0A71" w:rsidR="003E6955" w:rsidRPr="002D18CA" w:rsidRDefault="00F7630A" w:rsidP="000068F4">
      <w:pPr>
        <w:pStyle w:val="Caption"/>
        <w:rPr>
          <w:rFonts w:cstheme="minorHAnsi"/>
        </w:rPr>
      </w:pPr>
      <w:bookmarkStart w:id="789" w:name="_Ref61883008"/>
      <w:r w:rsidRPr="002D18CA">
        <w:rPr>
          <w:rFonts w:cstheme="minorHAnsi"/>
        </w:rPr>
        <w:t xml:space="preserve">Figure </w:t>
      </w:r>
      <w:r w:rsidRPr="002D18CA">
        <w:rPr>
          <w:rFonts w:cstheme="minorHAnsi"/>
        </w:rPr>
        <w:fldChar w:fldCharType="begin"/>
      </w:r>
      <w:r w:rsidRPr="002D18CA">
        <w:rPr>
          <w:rFonts w:cstheme="minorHAnsi"/>
        </w:rPr>
        <w:instrText xml:space="preserve"> SEQ Figure \* ARABIC </w:instrText>
      </w:r>
      <w:r w:rsidRPr="002D18CA">
        <w:rPr>
          <w:rFonts w:cstheme="minorHAnsi"/>
        </w:rPr>
        <w:fldChar w:fldCharType="separate"/>
      </w:r>
      <w:r w:rsidR="00874176">
        <w:rPr>
          <w:rFonts w:cstheme="minorHAnsi"/>
          <w:noProof/>
        </w:rPr>
        <w:t>8</w:t>
      </w:r>
      <w:r w:rsidRPr="002D18CA">
        <w:rPr>
          <w:rFonts w:cstheme="minorHAnsi"/>
        </w:rPr>
        <w:fldChar w:fldCharType="end"/>
      </w:r>
      <w:bookmarkEnd w:id="789"/>
      <w:r w:rsidRPr="002D18CA">
        <w:rPr>
          <w:rFonts w:cstheme="minorHAnsi"/>
        </w:rPr>
        <w:t xml:space="preserve">: Development of sovereign 5-year CDS spreads of advanced economies </w:t>
      </w:r>
      <w:r w:rsidR="00A62274">
        <w:rPr>
          <w:rFonts w:cstheme="minorHAnsi"/>
        </w:rPr>
        <w:t>between</w:t>
      </w:r>
      <w:r w:rsidRPr="002D18CA">
        <w:rPr>
          <w:rFonts w:cstheme="minorHAnsi"/>
        </w:rPr>
        <w:t xml:space="preserve"> January 2020 </w:t>
      </w:r>
      <w:r w:rsidR="00A62274">
        <w:rPr>
          <w:rFonts w:cstheme="minorHAnsi"/>
        </w:rPr>
        <w:t>and</w:t>
      </w:r>
      <w:r w:rsidRPr="002D18CA">
        <w:rPr>
          <w:rFonts w:cstheme="minorHAnsi"/>
        </w:rPr>
        <w:t xml:space="preserve"> April 2020. </w:t>
      </w:r>
      <w:r w:rsidR="00A62274">
        <w:rPr>
          <w:rFonts w:cstheme="minorHAnsi"/>
        </w:rPr>
        <w:br/>
      </w:r>
      <w:r w:rsidRPr="002D18CA">
        <w:rPr>
          <w:rFonts w:cstheme="minorHAnsi"/>
        </w:rPr>
        <w:t>Data source: Eikon Refinitiv.</w:t>
      </w:r>
      <w:bookmarkEnd w:id="788"/>
    </w:p>
    <w:tbl>
      <w:tblPr>
        <w:tblStyle w:val="TableGrid"/>
        <w:tblW w:w="0" w:type="auto"/>
        <w:tblLook w:val="04A0" w:firstRow="1" w:lastRow="0" w:firstColumn="1" w:lastColumn="0" w:noHBand="0" w:noVBand="1"/>
      </w:tblPr>
      <w:tblGrid>
        <w:gridCol w:w="1870"/>
        <w:gridCol w:w="1527"/>
        <w:gridCol w:w="2410"/>
        <w:gridCol w:w="1673"/>
        <w:gridCol w:w="1870"/>
      </w:tblGrid>
      <w:tr w:rsidR="000068F4" w:rsidRPr="002D18CA" w14:paraId="15E26EB5" w14:textId="77777777" w:rsidTr="00333704">
        <w:tc>
          <w:tcPr>
            <w:tcW w:w="1870" w:type="dxa"/>
          </w:tcPr>
          <w:p w14:paraId="1CBBB390" w14:textId="2DBC5FF0" w:rsidR="000068F4" w:rsidRPr="002D18CA" w:rsidRDefault="000068F4" w:rsidP="00EB164E">
            <w:pPr>
              <w:rPr>
                <w:lang w:val="en-US"/>
              </w:rPr>
            </w:pPr>
            <w:r w:rsidRPr="002D18CA">
              <w:rPr>
                <w:lang w:val="en-US"/>
              </w:rPr>
              <w:t>Argentina</w:t>
            </w:r>
          </w:p>
        </w:tc>
        <w:tc>
          <w:tcPr>
            <w:tcW w:w="1527" w:type="dxa"/>
          </w:tcPr>
          <w:p w14:paraId="67E461E5" w14:textId="067B9D06" w:rsidR="000068F4" w:rsidRPr="002D18CA" w:rsidRDefault="000068F4" w:rsidP="00EB164E">
            <w:pPr>
              <w:rPr>
                <w:lang w:val="en-US"/>
              </w:rPr>
            </w:pPr>
            <w:r w:rsidRPr="002D18CA">
              <w:rPr>
                <w:lang w:val="en-US"/>
              </w:rPr>
              <w:t>Bahrain</w:t>
            </w:r>
          </w:p>
        </w:tc>
        <w:tc>
          <w:tcPr>
            <w:tcW w:w="2410" w:type="dxa"/>
          </w:tcPr>
          <w:p w14:paraId="3F8C6C14" w14:textId="6BA625B0" w:rsidR="000068F4" w:rsidRPr="002D18CA" w:rsidRDefault="000068F4" w:rsidP="00EB164E">
            <w:pPr>
              <w:rPr>
                <w:lang w:val="en-US"/>
              </w:rPr>
            </w:pPr>
            <w:r w:rsidRPr="002D18CA">
              <w:rPr>
                <w:lang w:val="en-US"/>
              </w:rPr>
              <w:t>Brazil</w:t>
            </w:r>
          </w:p>
        </w:tc>
        <w:tc>
          <w:tcPr>
            <w:tcW w:w="1673" w:type="dxa"/>
          </w:tcPr>
          <w:p w14:paraId="091B0599" w14:textId="169FCF84" w:rsidR="000068F4" w:rsidRPr="002D18CA" w:rsidRDefault="000068F4" w:rsidP="00EB164E">
            <w:pPr>
              <w:rPr>
                <w:lang w:val="en-US"/>
              </w:rPr>
            </w:pPr>
            <w:r w:rsidRPr="002D18CA">
              <w:rPr>
                <w:lang w:val="en-US"/>
              </w:rPr>
              <w:t>Chile</w:t>
            </w:r>
          </w:p>
        </w:tc>
        <w:tc>
          <w:tcPr>
            <w:tcW w:w="1870" w:type="dxa"/>
          </w:tcPr>
          <w:p w14:paraId="6CB27940" w14:textId="380C7BE3" w:rsidR="000068F4" w:rsidRPr="002D18CA" w:rsidRDefault="000068F4" w:rsidP="00EB164E">
            <w:pPr>
              <w:rPr>
                <w:lang w:val="en-US"/>
              </w:rPr>
            </w:pPr>
            <w:r w:rsidRPr="002D18CA">
              <w:rPr>
                <w:lang w:val="en-US"/>
              </w:rPr>
              <w:t>China</w:t>
            </w:r>
          </w:p>
        </w:tc>
      </w:tr>
      <w:tr w:rsidR="000068F4" w:rsidRPr="002D18CA" w14:paraId="7AF38810" w14:textId="77777777" w:rsidTr="00333704">
        <w:tc>
          <w:tcPr>
            <w:tcW w:w="1870" w:type="dxa"/>
          </w:tcPr>
          <w:p w14:paraId="2ABDE34E" w14:textId="5DF37941" w:rsidR="000068F4" w:rsidRPr="002D18CA" w:rsidRDefault="000068F4" w:rsidP="00EB164E">
            <w:pPr>
              <w:rPr>
                <w:lang w:val="en-US"/>
              </w:rPr>
            </w:pPr>
            <w:r w:rsidRPr="002D18CA">
              <w:rPr>
                <w:lang w:val="en-US"/>
              </w:rPr>
              <w:t>Colombia</w:t>
            </w:r>
          </w:p>
        </w:tc>
        <w:tc>
          <w:tcPr>
            <w:tcW w:w="1527" w:type="dxa"/>
          </w:tcPr>
          <w:p w14:paraId="51C60119" w14:textId="107E386B" w:rsidR="000068F4" w:rsidRPr="002D18CA" w:rsidRDefault="000068F4" w:rsidP="00EB164E">
            <w:pPr>
              <w:rPr>
                <w:lang w:val="en-US"/>
              </w:rPr>
            </w:pPr>
            <w:r w:rsidRPr="002D18CA">
              <w:rPr>
                <w:lang w:val="en-US"/>
              </w:rPr>
              <w:t>Czechia</w:t>
            </w:r>
          </w:p>
        </w:tc>
        <w:tc>
          <w:tcPr>
            <w:tcW w:w="2410" w:type="dxa"/>
          </w:tcPr>
          <w:p w14:paraId="34250D26" w14:textId="7E9B471A" w:rsidR="000068F4" w:rsidRPr="002D18CA" w:rsidRDefault="000068F4" w:rsidP="00EB164E">
            <w:pPr>
              <w:rPr>
                <w:lang w:val="en-US"/>
              </w:rPr>
            </w:pPr>
            <w:r w:rsidRPr="002D18CA">
              <w:rPr>
                <w:lang w:val="en-US"/>
              </w:rPr>
              <w:t>Dominican Republic</w:t>
            </w:r>
          </w:p>
        </w:tc>
        <w:tc>
          <w:tcPr>
            <w:tcW w:w="1673" w:type="dxa"/>
          </w:tcPr>
          <w:p w14:paraId="0C764852" w14:textId="6D93883A" w:rsidR="000068F4" w:rsidRPr="002D18CA" w:rsidRDefault="000068F4" w:rsidP="00EB164E">
            <w:pPr>
              <w:rPr>
                <w:lang w:val="en-US"/>
              </w:rPr>
            </w:pPr>
            <w:r w:rsidRPr="002D18CA">
              <w:rPr>
                <w:lang w:val="en-US"/>
              </w:rPr>
              <w:t>Egypt</w:t>
            </w:r>
          </w:p>
        </w:tc>
        <w:tc>
          <w:tcPr>
            <w:tcW w:w="1870" w:type="dxa"/>
          </w:tcPr>
          <w:p w14:paraId="30C11947" w14:textId="6CAA3236" w:rsidR="000068F4" w:rsidRPr="002D18CA" w:rsidRDefault="000068F4" w:rsidP="00EB164E">
            <w:pPr>
              <w:rPr>
                <w:lang w:val="en-US"/>
              </w:rPr>
            </w:pPr>
            <w:r w:rsidRPr="002D18CA">
              <w:rPr>
                <w:lang w:val="en-US"/>
              </w:rPr>
              <w:t>Ghana</w:t>
            </w:r>
          </w:p>
        </w:tc>
      </w:tr>
      <w:tr w:rsidR="000068F4" w:rsidRPr="002D18CA" w14:paraId="1A694BDD" w14:textId="77777777" w:rsidTr="00333704">
        <w:tc>
          <w:tcPr>
            <w:tcW w:w="1870" w:type="dxa"/>
          </w:tcPr>
          <w:p w14:paraId="6BB7D4C2" w14:textId="1F43DAD3" w:rsidR="000068F4" w:rsidRPr="002D18CA" w:rsidRDefault="000068F4" w:rsidP="00EB164E">
            <w:pPr>
              <w:rPr>
                <w:lang w:val="en-US"/>
              </w:rPr>
            </w:pPr>
            <w:r w:rsidRPr="002D18CA">
              <w:rPr>
                <w:lang w:val="en-US"/>
              </w:rPr>
              <w:t>Hungary</w:t>
            </w:r>
          </w:p>
        </w:tc>
        <w:tc>
          <w:tcPr>
            <w:tcW w:w="1527" w:type="dxa"/>
          </w:tcPr>
          <w:p w14:paraId="0669F590" w14:textId="6EE81826" w:rsidR="000068F4" w:rsidRPr="002D18CA" w:rsidRDefault="000068F4" w:rsidP="00EB164E">
            <w:pPr>
              <w:rPr>
                <w:lang w:val="en-US"/>
              </w:rPr>
            </w:pPr>
            <w:r w:rsidRPr="002D18CA">
              <w:rPr>
                <w:lang w:val="en-US"/>
              </w:rPr>
              <w:t>India</w:t>
            </w:r>
          </w:p>
        </w:tc>
        <w:tc>
          <w:tcPr>
            <w:tcW w:w="2410" w:type="dxa"/>
          </w:tcPr>
          <w:p w14:paraId="29FE5C1F" w14:textId="7FD2BA44" w:rsidR="000068F4" w:rsidRPr="002D18CA" w:rsidRDefault="000068F4" w:rsidP="00EB164E">
            <w:pPr>
              <w:rPr>
                <w:lang w:val="en-US"/>
              </w:rPr>
            </w:pPr>
            <w:r w:rsidRPr="002D18CA">
              <w:rPr>
                <w:lang w:val="en-US"/>
              </w:rPr>
              <w:t>Indonesia</w:t>
            </w:r>
          </w:p>
        </w:tc>
        <w:tc>
          <w:tcPr>
            <w:tcW w:w="1673" w:type="dxa"/>
          </w:tcPr>
          <w:p w14:paraId="1E20DDB1" w14:textId="1FC507ED" w:rsidR="000068F4" w:rsidRPr="002D18CA" w:rsidRDefault="00333704" w:rsidP="00EB164E">
            <w:pPr>
              <w:rPr>
                <w:lang w:val="en-US"/>
              </w:rPr>
            </w:pPr>
            <w:r w:rsidRPr="002D18CA">
              <w:rPr>
                <w:lang w:val="en-US"/>
              </w:rPr>
              <w:t>Kazakhstan</w:t>
            </w:r>
          </w:p>
        </w:tc>
        <w:tc>
          <w:tcPr>
            <w:tcW w:w="1870" w:type="dxa"/>
          </w:tcPr>
          <w:p w14:paraId="6DE58D44" w14:textId="396F1682" w:rsidR="000068F4" w:rsidRPr="002D18CA" w:rsidRDefault="000068F4" w:rsidP="00EB164E">
            <w:pPr>
              <w:rPr>
                <w:lang w:val="en-US"/>
              </w:rPr>
            </w:pPr>
            <w:r w:rsidRPr="002D18CA">
              <w:rPr>
                <w:lang w:val="en-US"/>
              </w:rPr>
              <w:t>Malaysia</w:t>
            </w:r>
          </w:p>
        </w:tc>
      </w:tr>
      <w:tr w:rsidR="000068F4" w:rsidRPr="002D18CA" w14:paraId="10FE67C8" w14:textId="77777777" w:rsidTr="00333704">
        <w:tc>
          <w:tcPr>
            <w:tcW w:w="1870" w:type="dxa"/>
          </w:tcPr>
          <w:p w14:paraId="54900EF6" w14:textId="2BFED50A" w:rsidR="000068F4" w:rsidRPr="002D18CA" w:rsidRDefault="000068F4" w:rsidP="00EB164E">
            <w:pPr>
              <w:rPr>
                <w:lang w:val="en-US"/>
              </w:rPr>
            </w:pPr>
            <w:r w:rsidRPr="002D18CA">
              <w:rPr>
                <w:lang w:val="en-US"/>
              </w:rPr>
              <w:t>Mexico</w:t>
            </w:r>
          </w:p>
        </w:tc>
        <w:tc>
          <w:tcPr>
            <w:tcW w:w="1527" w:type="dxa"/>
          </w:tcPr>
          <w:p w14:paraId="359ADD9E" w14:textId="236BC4DF" w:rsidR="000068F4" w:rsidRPr="002D18CA" w:rsidRDefault="000068F4" w:rsidP="00EB164E">
            <w:pPr>
              <w:rPr>
                <w:lang w:val="en-US"/>
              </w:rPr>
            </w:pPr>
            <w:r w:rsidRPr="002D18CA">
              <w:rPr>
                <w:lang w:val="en-US"/>
              </w:rPr>
              <w:t>Panama</w:t>
            </w:r>
          </w:p>
        </w:tc>
        <w:tc>
          <w:tcPr>
            <w:tcW w:w="2410" w:type="dxa"/>
          </w:tcPr>
          <w:p w14:paraId="1134BF9B" w14:textId="79D50378" w:rsidR="000068F4" w:rsidRPr="002D18CA" w:rsidRDefault="000068F4" w:rsidP="00EB164E">
            <w:pPr>
              <w:rPr>
                <w:lang w:val="en-US"/>
              </w:rPr>
            </w:pPr>
            <w:r w:rsidRPr="002D18CA">
              <w:rPr>
                <w:lang w:val="en-US"/>
              </w:rPr>
              <w:t>Peru</w:t>
            </w:r>
          </w:p>
        </w:tc>
        <w:tc>
          <w:tcPr>
            <w:tcW w:w="1673" w:type="dxa"/>
          </w:tcPr>
          <w:p w14:paraId="2FA7628B" w14:textId="1BF19C7C" w:rsidR="000068F4" w:rsidRPr="002D18CA" w:rsidRDefault="000068F4" w:rsidP="00EB164E">
            <w:pPr>
              <w:rPr>
                <w:lang w:val="en-US"/>
              </w:rPr>
            </w:pPr>
            <w:r w:rsidRPr="002D18CA">
              <w:rPr>
                <w:lang w:val="en-US"/>
              </w:rPr>
              <w:t>Philippines</w:t>
            </w:r>
          </w:p>
        </w:tc>
        <w:tc>
          <w:tcPr>
            <w:tcW w:w="1870" w:type="dxa"/>
          </w:tcPr>
          <w:p w14:paraId="437C420B" w14:textId="26370D5C" w:rsidR="000068F4" w:rsidRPr="002D18CA" w:rsidRDefault="000068F4" w:rsidP="00EB164E">
            <w:pPr>
              <w:rPr>
                <w:lang w:val="en-US"/>
              </w:rPr>
            </w:pPr>
            <w:r w:rsidRPr="002D18CA">
              <w:rPr>
                <w:lang w:val="en-US"/>
              </w:rPr>
              <w:t>Poland</w:t>
            </w:r>
          </w:p>
        </w:tc>
      </w:tr>
      <w:tr w:rsidR="000068F4" w:rsidRPr="002D18CA" w14:paraId="0D4FE8EC" w14:textId="77777777" w:rsidTr="00333704">
        <w:tc>
          <w:tcPr>
            <w:tcW w:w="1870" w:type="dxa"/>
          </w:tcPr>
          <w:p w14:paraId="0AE01796" w14:textId="610350DB" w:rsidR="000068F4" w:rsidRPr="002D18CA" w:rsidRDefault="000068F4" w:rsidP="00EB164E">
            <w:pPr>
              <w:rPr>
                <w:lang w:val="en-US"/>
              </w:rPr>
            </w:pPr>
            <w:r w:rsidRPr="002D18CA">
              <w:rPr>
                <w:lang w:val="en-US"/>
              </w:rPr>
              <w:t>Qatar</w:t>
            </w:r>
          </w:p>
        </w:tc>
        <w:tc>
          <w:tcPr>
            <w:tcW w:w="1527" w:type="dxa"/>
          </w:tcPr>
          <w:p w14:paraId="51F5843F" w14:textId="1139F69A" w:rsidR="000068F4" w:rsidRPr="002D18CA" w:rsidRDefault="000068F4" w:rsidP="00EB164E">
            <w:pPr>
              <w:rPr>
                <w:lang w:val="en-US"/>
              </w:rPr>
            </w:pPr>
            <w:r w:rsidRPr="002D18CA">
              <w:rPr>
                <w:lang w:val="en-US"/>
              </w:rPr>
              <w:t>Romania</w:t>
            </w:r>
          </w:p>
        </w:tc>
        <w:tc>
          <w:tcPr>
            <w:tcW w:w="2410" w:type="dxa"/>
          </w:tcPr>
          <w:p w14:paraId="52DF4BEA" w14:textId="48BFD8E6" w:rsidR="000068F4" w:rsidRPr="002D18CA" w:rsidRDefault="000068F4" w:rsidP="00EB164E">
            <w:pPr>
              <w:rPr>
                <w:lang w:val="en-US"/>
              </w:rPr>
            </w:pPr>
            <w:r w:rsidRPr="002D18CA">
              <w:rPr>
                <w:lang w:val="en-US"/>
              </w:rPr>
              <w:t>Russia</w:t>
            </w:r>
          </w:p>
        </w:tc>
        <w:tc>
          <w:tcPr>
            <w:tcW w:w="1673" w:type="dxa"/>
          </w:tcPr>
          <w:p w14:paraId="5B70207B" w14:textId="719B1E37" w:rsidR="000068F4" w:rsidRPr="002D18CA" w:rsidRDefault="000068F4" w:rsidP="00EB164E">
            <w:pPr>
              <w:rPr>
                <w:lang w:val="en-US"/>
              </w:rPr>
            </w:pPr>
            <w:r w:rsidRPr="002D18CA">
              <w:rPr>
                <w:lang w:val="en-US"/>
              </w:rPr>
              <w:t>Saudi Arabia</w:t>
            </w:r>
          </w:p>
        </w:tc>
        <w:tc>
          <w:tcPr>
            <w:tcW w:w="1870" w:type="dxa"/>
          </w:tcPr>
          <w:p w14:paraId="779AEBAB" w14:textId="6843EE3B" w:rsidR="000068F4" w:rsidRPr="002D18CA" w:rsidRDefault="000068F4" w:rsidP="00EB164E">
            <w:pPr>
              <w:rPr>
                <w:lang w:val="en-US"/>
              </w:rPr>
            </w:pPr>
            <w:r w:rsidRPr="002D18CA">
              <w:rPr>
                <w:lang w:val="en-US"/>
              </w:rPr>
              <w:t>South Africa</w:t>
            </w:r>
          </w:p>
        </w:tc>
      </w:tr>
      <w:tr w:rsidR="000068F4" w:rsidRPr="002D18CA" w14:paraId="00F8F92C" w14:textId="77777777" w:rsidTr="00333704">
        <w:tc>
          <w:tcPr>
            <w:tcW w:w="1870" w:type="dxa"/>
          </w:tcPr>
          <w:p w14:paraId="4DA76B7E" w14:textId="26278766" w:rsidR="000068F4" w:rsidRPr="002D18CA" w:rsidRDefault="000068F4" w:rsidP="00EB164E">
            <w:pPr>
              <w:rPr>
                <w:lang w:val="en-US"/>
              </w:rPr>
            </w:pPr>
            <w:r w:rsidRPr="002D18CA">
              <w:rPr>
                <w:lang w:val="en-US"/>
              </w:rPr>
              <w:t>Sri Lanka</w:t>
            </w:r>
          </w:p>
        </w:tc>
        <w:tc>
          <w:tcPr>
            <w:tcW w:w="1527" w:type="dxa"/>
          </w:tcPr>
          <w:p w14:paraId="2AD39EBC" w14:textId="40BF6A95" w:rsidR="000068F4" w:rsidRPr="002D18CA" w:rsidRDefault="000068F4" w:rsidP="00EB164E">
            <w:pPr>
              <w:rPr>
                <w:lang w:val="en-US"/>
              </w:rPr>
            </w:pPr>
            <w:r w:rsidRPr="002D18CA">
              <w:rPr>
                <w:lang w:val="en-US"/>
              </w:rPr>
              <w:t>Thailand</w:t>
            </w:r>
          </w:p>
        </w:tc>
        <w:tc>
          <w:tcPr>
            <w:tcW w:w="2410" w:type="dxa"/>
          </w:tcPr>
          <w:p w14:paraId="137D6399" w14:textId="1403F64A" w:rsidR="000068F4" w:rsidRPr="002D18CA" w:rsidRDefault="000068F4" w:rsidP="00EB164E">
            <w:pPr>
              <w:rPr>
                <w:lang w:val="en-US"/>
              </w:rPr>
            </w:pPr>
            <w:r w:rsidRPr="002D18CA">
              <w:rPr>
                <w:lang w:val="en-US"/>
              </w:rPr>
              <w:t>Turkey</w:t>
            </w:r>
          </w:p>
        </w:tc>
        <w:tc>
          <w:tcPr>
            <w:tcW w:w="1673" w:type="dxa"/>
          </w:tcPr>
          <w:p w14:paraId="4C629B21" w14:textId="3B3AEB8F" w:rsidR="000068F4" w:rsidRPr="002D18CA" w:rsidRDefault="000068F4" w:rsidP="00EB164E">
            <w:pPr>
              <w:rPr>
                <w:lang w:val="en-US"/>
              </w:rPr>
            </w:pPr>
            <w:r w:rsidRPr="002D18CA">
              <w:rPr>
                <w:lang w:val="en-US"/>
              </w:rPr>
              <w:t>Ukraine</w:t>
            </w:r>
          </w:p>
        </w:tc>
        <w:tc>
          <w:tcPr>
            <w:tcW w:w="1870" w:type="dxa"/>
          </w:tcPr>
          <w:p w14:paraId="7DE623D1" w14:textId="25C78065" w:rsidR="000068F4" w:rsidRPr="002D18CA" w:rsidRDefault="000068F4" w:rsidP="00EB164E">
            <w:pPr>
              <w:rPr>
                <w:lang w:val="en-US"/>
              </w:rPr>
            </w:pPr>
            <w:r w:rsidRPr="002D18CA">
              <w:rPr>
                <w:lang w:val="en-US"/>
              </w:rPr>
              <w:t>Uruguay</w:t>
            </w:r>
          </w:p>
        </w:tc>
      </w:tr>
    </w:tbl>
    <w:p w14:paraId="385A62EF" w14:textId="00230A1E" w:rsidR="00F7630A" w:rsidRPr="002D18CA" w:rsidRDefault="000068F4" w:rsidP="000068F4">
      <w:pPr>
        <w:pStyle w:val="Caption"/>
        <w:rPr>
          <w:rFonts w:cstheme="minorHAnsi"/>
        </w:rPr>
      </w:pPr>
      <w:bookmarkStart w:id="790" w:name="_Ref61883936"/>
      <w:r w:rsidRPr="002D18CA">
        <w:rPr>
          <w:rFonts w:cstheme="minorHAnsi"/>
        </w:rPr>
        <w:t xml:space="preserve">Table </w:t>
      </w:r>
      <w:r w:rsidRPr="002D18CA">
        <w:rPr>
          <w:rFonts w:cstheme="minorHAnsi"/>
        </w:rPr>
        <w:fldChar w:fldCharType="begin"/>
      </w:r>
      <w:r w:rsidRPr="002D18CA">
        <w:rPr>
          <w:rFonts w:cstheme="minorHAnsi"/>
        </w:rPr>
        <w:instrText xml:space="preserve"> SEQ Table \* ARABIC </w:instrText>
      </w:r>
      <w:r w:rsidRPr="002D18CA">
        <w:rPr>
          <w:rFonts w:cstheme="minorHAnsi"/>
        </w:rPr>
        <w:fldChar w:fldCharType="separate"/>
      </w:r>
      <w:r w:rsidR="00874176">
        <w:rPr>
          <w:rFonts w:cstheme="minorHAnsi"/>
          <w:noProof/>
        </w:rPr>
        <w:t>1</w:t>
      </w:r>
      <w:r w:rsidRPr="002D18CA">
        <w:rPr>
          <w:rFonts w:cstheme="minorHAnsi"/>
        </w:rPr>
        <w:fldChar w:fldCharType="end"/>
      </w:r>
      <w:bookmarkEnd w:id="790"/>
      <w:r w:rsidRPr="002D18CA">
        <w:rPr>
          <w:rFonts w:cstheme="minorHAnsi"/>
        </w:rPr>
        <w:t xml:space="preserve">: List of the thirty emerging markets in our </w:t>
      </w:r>
      <w:r w:rsidR="00A62274">
        <w:rPr>
          <w:rFonts w:cstheme="minorHAnsi"/>
        </w:rPr>
        <w:t xml:space="preserve">large </w:t>
      </w:r>
      <w:r w:rsidRPr="002D18CA">
        <w:rPr>
          <w:rFonts w:cstheme="minorHAnsi"/>
        </w:rPr>
        <w:t xml:space="preserve">sample. </w:t>
      </w:r>
    </w:p>
    <w:p w14:paraId="2F2A5C20" w14:textId="071D16DD" w:rsidR="002B39C8" w:rsidRPr="002D18CA" w:rsidRDefault="002B39C8" w:rsidP="002B39C8">
      <w:pPr>
        <w:rPr>
          <w:rFonts w:asciiTheme="minorHAnsi" w:hAnsiTheme="minorHAnsi" w:cstheme="minorHAnsi"/>
          <w:lang w:val="en-US"/>
        </w:rPr>
      </w:pPr>
    </w:p>
    <w:tbl>
      <w:tblPr>
        <w:tblStyle w:val="TableGrid"/>
        <w:tblW w:w="0" w:type="auto"/>
        <w:tblLook w:val="04A0" w:firstRow="1" w:lastRow="0" w:firstColumn="1" w:lastColumn="0" w:noHBand="0" w:noVBand="1"/>
      </w:tblPr>
      <w:tblGrid>
        <w:gridCol w:w="3116"/>
        <w:gridCol w:w="3117"/>
        <w:gridCol w:w="3117"/>
      </w:tblGrid>
      <w:tr w:rsidR="002B39C8" w:rsidRPr="002D18CA" w14:paraId="3746B2F2" w14:textId="77777777" w:rsidTr="00105765">
        <w:tc>
          <w:tcPr>
            <w:tcW w:w="3116" w:type="dxa"/>
          </w:tcPr>
          <w:p w14:paraId="13A14E3D" w14:textId="77777777" w:rsidR="002B39C8" w:rsidRPr="002869A4" w:rsidRDefault="002B39C8" w:rsidP="0011061A">
            <w:pPr>
              <w:rPr>
                <w:lang w:val="de-CH"/>
              </w:rPr>
            </w:pPr>
            <w:r w:rsidRPr="002869A4">
              <w:rPr>
                <w:lang w:val="de-CH"/>
              </w:rPr>
              <w:t>Eurozone (33.3%), 2019 GDP in Million USD: 13,264,737</w:t>
            </w:r>
          </w:p>
        </w:tc>
        <w:tc>
          <w:tcPr>
            <w:tcW w:w="3117" w:type="dxa"/>
          </w:tcPr>
          <w:p w14:paraId="2E4348FC" w14:textId="77777777" w:rsidR="002B39C8" w:rsidRPr="002869A4" w:rsidRDefault="002B39C8" w:rsidP="0011061A">
            <w:pPr>
              <w:rPr>
                <w:lang w:val="de-CH"/>
              </w:rPr>
            </w:pPr>
            <w:r w:rsidRPr="002869A4">
              <w:rPr>
                <w:lang w:val="de-CH"/>
              </w:rPr>
              <w:t xml:space="preserve">Japan (12.8%), 2019 GDP in </w:t>
            </w:r>
            <w:proofErr w:type="spellStart"/>
            <w:r w:rsidRPr="002869A4">
              <w:rPr>
                <w:lang w:val="de-CH"/>
              </w:rPr>
              <w:t>million</w:t>
            </w:r>
            <w:proofErr w:type="spellEnd"/>
            <w:r w:rsidRPr="002869A4">
              <w:rPr>
                <w:lang w:val="de-CH"/>
              </w:rPr>
              <w:t xml:space="preserve"> USD: 5,081,770</w:t>
            </w:r>
          </w:p>
        </w:tc>
        <w:tc>
          <w:tcPr>
            <w:tcW w:w="3117" w:type="dxa"/>
          </w:tcPr>
          <w:p w14:paraId="6653C8AE" w14:textId="77777777" w:rsidR="002B39C8" w:rsidRPr="002D18CA" w:rsidRDefault="002B39C8" w:rsidP="0011061A">
            <w:pPr>
              <w:rPr>
                <w:lang w:val="en-US"/>
              </w:rPr>
            </w:pPr>
            <w:r w:rsidRPr="002D18CA">
              <w:rPr>
                <w:lang w:val="en-US"/>
              </w:rPr>
              <w:t>US (53.9%), 2019 GDP in million USD: 21,427,700</w:t>
            </w:r>
          </w:p>
        </w:tc>
      </w:tr>
      <w:tr w:rsidR="002B39C8" w:rsidRPr="002D18CA" w14:paraId="5BBBE58A" w14:textId="77777777" w:rsidTr="00105765">
        <w:tc>
          <w:tcPr>
            <w:tcW w:w="3116" w:type="dxa"/>
          </w:tcPr>
          <w:p w14:paraId="2E4BD1CB" w14:textId="77777777" w:rsidR="002B39C8" w:rsidRPr="002D18CA" w:rsidRDefault="002B39C8" w:rsidP="0011061A">
            <w:pPr>
              <w:rPr>
                <w:lang w:val="en-US"/>
              </w:rPr>
            </w:pPr>
            <w:r w:rsidRPr="002D18CA">
              <w:rPr>
                <w:lang w:val="en-US"/>
              </w:rPr>
              <w:t xml:space="preserve">Germany, France Greece, Ireland, Belgium, Spain, Netherlands, Austria, Cyprus, Estonia, Italy, Latvia, Lithuania, Malta, </w:t>
            </w:r>
            <w:r w:rsidRPr="002D18CA">
              <w:rPr>
                <w:lang w:val="en-US"/>
              </w:rPr>
              <w:lastRenderedPageBreak/>
              <w:t xml:space="preserve">Portugal, Slovenia, Slovakia, Finland; </w:t>
            </w:r>
          </w:p>
        </w:tc>
        <w:tc>
          <w:tcPr>
            <w:tcW w:w="3117" w:type="dxa"/>
          </w:tcPr>
          <w:p w14:paraId="2DBC3775" w14:textId="77777777" w:rsidR="002B39C8" w:rsidRPr="002D18CA" w:rsidRDefault="002B39C8" w:rsidP="0011061A">
            <w:pPr>
              <w:rPr>
                <w:lang w:val="en-US"/>
              </w:rPr>
            </w:pPr>
          </w:p>
        </w:tc>
        <w:tc>
          <w:tcPr>
            <w:tcW w:w="3117" w:type="dxa"/>
          </w:tcPr>
          <w:p w14:paraId="28A84DC2" w14:textId="77777777" w:rsidR="002B39C8" w:rsidRPr="002D18CA" w:rsidRDefault="002B39C8" w:rsidP="0011061A">
            <w:pPr>
              <w:rPr>
                <w:lang w:val="en-US"/>
              </w:rPr>
            </w:pPr>
          </w:p>
        </w:tc>
      </w:tr>
    </w:tbl>
    <w:p w14:paraId="15EF1987" w14:textId="07FC3D55" w:rsidR="002B39C8" w:rsidRPr="002D18CA" w:rsidRDefault="002B39C8" w:rsidP="002B39C8">
      <w:pPr>
        <w:pStyle w:val="Caption"/>
        <w:rPr>
          <w:rFonts w:cstheme="minorHAnsi"/>
        </w:rPr>
      </w:pPr>
      <w:bookmarkStart w:id="791" w:name="_Ref61904581"/>
      <w:r w:rsidRPr="002D18CA">
        <w:rPr>
          <w:rFonts w:cstheme="minorHAnsi"/>
        </w:rPr>
        <w:t xml:space="preserve">Table </w:t>
      </w:r>
      <w:r w:rsidRPr="002D18CA">
        <w:rPr>
          <w:rFonts w:cstheme="minorHAnsi"/>
        </w:rPr>
        <w:fldChar w:fldCharType="begin"/>
      </w:r>
      <w:r w:rsidRPr="002D18CA">
        <w:rPr>
          <w:rFonts w:cstheme="minorHAnsi"/>
        </w:rPr>
        <w:instrText xml:space="preserve"> SEQ Table \* ARABIC </w:instrText>
      </w:r>
      <w:r w:rsidRPr="002D18CA">
        <w:rPr>
          <w:rFonts w:cstheme="minorHAnsi"/>
        </w:rPr>
        <w:fldChar w:fldCharType="separate"/>
      </w:r>
      <w:r w:rsidR="00874176">
        <w:rPr>
          <w:rFonts w:cstheme="minorHAnsi"/>
          <w:noProof/>
        </w:rPr>
        <w:t>2</w:t>
      </w:r>
      <w:r w:rsidRPr="002D18CA">
        <w:rPr>
          <w:rFonts w:cstheme="minorHAnsi"/>
        </w:rPr>
        <w:fldChar w:fldCharType="end"/>
      </w:r>
      <w:bookmarkEnd w:id="791"/>
      <w:r w:rsidRPr="002D18CA">
        <w:rPr>
          <w:rFonts w:cstheme="minorHAnsi"/>
        </w:rPr>
        <w:t xml:space="preserve">: Weights of countries in the global factor are in </w:t>
      </w:r>
      <w:r w:rsidR="00EB164E" w:rsidRPr="002D18CA">
        <w:rPr>
          <w:rFonts w:cstheme="minorHAnsi"/>
        </w:rPr>
        <w:t>brack</w:t>
      </w:r>
      <w:r w:rsidR="00EB164E">
        <w:rPr>
          <w:rFonts w:cstheme="minorHAnsi"/>
        </w:rPr>
        <w:t>e</w:t>
      </w:r>
      <w:r w:rsidR="00EB164E" w:rsidRPr="002D18CA">
        <w:rPr>
          <w:rFonts w:cstheme="minorHAnsi"/>
        </w:rPr>
        <w:t>ts</w:t>
      </w:r>
      <w:r w:rsidRPr="002D18CA">
        <w:rPr>
          <w:rFonts w:cstheme="minorHAnsi"/>
        </w:rPr>
        <w:t xml:space="preserve">. The weights are constructed by dividing </w:t>
      </w:r>
      <w:r w:rsidR="00E709EF">
        <w:rPr>
          <w:rFonts w:cstheme="minorHAnsi"/>
        </w:rPr>
        <w:t>a</w:t>
      </w:r>
      <w:r w:rsidRPr="002D18CA">
        <w:rPr>
          <w:rFonts w:cstheme="minorHAnsi"/>
        </w:rPr>
        <w:t xml:space="preserve"> country’s 2019 GDP by all 20 countries’ combined 2019 GDP. Luxemburg is not included in the Eurozone as </w:t>
      </w:r>
      <w:r w:rsidR="00A62274">
        <w:rPr>
          <w:rFonts w:cstheme="minorHAnsi"/>
        </w:rPr>
        <w:t>CDS data was unavailable.</w:t>
      </w:r>
    </w:p>
    <w:p w14:paraId="35FBB025" w14:textId="77777777" w:rsidR="002B39C8" w:rsidRPr="002D18CA" w:rsidRDefault="002B39C8" w:rsidP="002B39C8">
      <w:pPr>
        <w:rPr>
          <w:rFonts w:asciiTheme="minorHAnsi" w:hAnsiTheme="minorHAnsi" w:cstheme="minorHAnsi"/>
          <w:lang w:val="en-US"/>
        </w:rPr>
      </w:pPr>
    </w:p>
    <w:tbl>
      <w:tblPr>
        <w:tblW w:w="93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28"/>
        <w:gridCol w:w="1616"/>
        <w:gridCol w:w="1377"/>
        <w:gridCol w:w="1287"/>
        <w:gridCol w:w="1533"/>
        <w:gridCol w:w="1118"/>
        <w:gridCol w:w="1291"/>
      </w:tblGrid>
      <w:tr w:rsidR="002B39C8" w:rsidRPr="002D18CA" w14:paraId="1C7A7437" w14:textId="77777777" w:rsidTr="00F40ED8">
        <w:trPr>
          <w:trHeight w:val="300"/>
        </w:trPr>
        <w:tc>
          <w:tcPr>
            <w:tcW w:w="1128" w:type="dxa"/>
            <w:shd w:val="clear" w:color="auto" w:fill="auto"/>
            <w:noWrap/>
            <w:hideMark/>
          </w:tcPr>
          <w:p w14:paraId="0C13E0CF" w14:textId="77777777" w:rsidR="002B39C8" w:rsidRPr="00F40ED8" w:rsidRDefault="002B39C8" w:rsidP="00F40ED8">
            <w:pPr>
              <w:rPr>
                <w:b/>
                <w:bCs/>
                <w:lang w:val="en-US"/>
              </w:rPr>
            </w:pPr>
            <w:r w:rsidRPr="00F40ED8">
              <w:rPr>
                <w:b/>
                <w:bCs/>
                <w:lang w:val="en-US"/>
              </w:rPr>
              <w:t>Africa</w:t>
            </w:r>
          </w:p>
        </w:tc>
        <w:tc>
          <w:tcPr>
            <w:tcW w:w="1616" w:type="dxa"/>
            <w:shd w:val="clear" w:color="auto" w:fill="auto"/>
            <w:noWrap/>
            <w:hideMark/>
          </w:tcPr>
          <w:p w14:paraId="71A4112E" w14:textId="69429752" w:rsidR="002B39C8" w:rsidRPr="00F40ED8" w:rsidRDefault="002B39C8" w:rsidP="00F40ED8">
            <w:pPr>
              <w:rPr>
                <w:b/>
                <w:bCs/>
                <w:lang w:val="en-US"/>
              </w:rPr>
            </w:pPr>
            <w:r w:rsidRPr="00F40ED8">
              <w:rPr>
                <w:b/>
                <w:bCs/>
                <w:lang w:val="en-US"/>
              </w:rPr>
              <w:t>Central</w:t>
            </w:r>
            <w:r w:rsidR="00F40ED8" w:rsidRPr="00F40ED8">
              <w:rPr>
                <w:b/>
                <w:bCs/>
                <w:lang w:val="en-US"/>
              </w:rPr>
              <w:t xml:space="preserve"> </w:t>
            </w:r>
            <w:r w:rsidRPr="00F40ED8">
              <w:rPr>
                <w:b/>
                <w:bCs/>
                <w:lang w:val="en-US"/>
              </w:rPr>
              <w:t>Asia</w:t>
            </w:r>
          </w:p>
        </w:tc>
        <w:tc>
          <w:tcPr>
            <w:tcW w:w="1377" w:type="dxa"/>
            <w:shd w:val="clear" w:color="auto" w:fill="auto"/>
            <w:noWrap/>
            <w:hideMark/>
          </w:tcPr>
          <w:p w14:paraId="3E340374" w14:textId="5A46CD66" w:rsidR="002B39C8" w:rsidRPr="00F40ED8" w:rsidRDefault="002B39C8" w:rsidP="00F40ED8">
            <w:pPr>
              <w:rPr>
                <w:b/>
                <w:bCs/>
                <w:lang w:val="en-US"/>
              </w:rPr>
            </w:pPr>
            <w:r w:rsidRPr="00F40ED8">
              <w:rPr>
                <w:b/>
                <w:bCs/>
                <w:lang w:val="en-US"/>
              </w:rPr>
              <w:t>East</w:t>
            </w:r>
            <w:r w:rsidR="00F40ED8" w:rsidRPr="00F40ED8">
              <w:rPr>
                <w:b/>
                <w:bCs/>
                <w:lang w:val="en-US"/>
              </w:rPr>
              <w:t xml:space="preserve"> </w:t>
            </w:r>
            <w:r w:rsidRPr="00F40ED8">
              <w:rPr>
                <w:b/>
                <w:bCs/>
                <w:lang w:val="en-US"/>
              </w:rPr>
              <w:t>Asia</w:t>
            </w:r>
          </w:p>
        </w:tc>
        <w:tc>
          <w:tcPr>
            <w:tcW w:w="1287" w:type="dxa"/>
            <w:shd w:val="clear" w:color="auto" w:fill="auto"/>
            <w:noWrap/>
            <w:hideMark/>
          </w:tcPr>
          <w:p w14:paraId="6C7548C9" w14:textId="77777777" w:rsidR="002B39C8" w:rsidRPr="00F40ED8" w:rsidRDefault="002B39C8" w:rsidP="00F40ED8">
            <w:pPr>
              <w:rPr>
                <w:b/>
                <w:bCs/>
                <w:lang w:val="en-US"/>
              </w:rPr>
            </w:pPr>
            <w:r w:rsidRPr="00F40ED8">
              <w:rPr>
                <w:b/>
                <w:bCs/>
                <w:lang w:val="en-US"/>
              </w:rPr>
              <w:t>Europe</w:t>
            </w:r>
          </w:p>
        </w:tc>
        <w:tc>
          <w:tcPr>
            <w:tcW w:w="1533" w:type="dxa"/>
            <w:shd w:val="clear" w:color="auto" w:fill="auto"/>
            <w:noWrap/>
            <w:hideMark/>
          </w:tcPr>
          <w:p w14:paraId="6A764A71" w14:textId="77777777" w:rsidR="002B39C8" w:rsidRPr="00F40ED8" w:rsidRDefault="002B39C8" w:rsidP="00F40ED8">
            <w:pPr>
              <w:rPr>
                <w:b/>
                <w:bCs/>
                <w:lang w:val="en-US"/>
              </w:rPr>
            </w:pPr>
            <w:r w:rsidRPr="00F40ED8">
              <w:rPr>
                <w:b/>
                <w:bCs/>
                <w:lang w:val="en-US"/>
              </w:rPr>
              <w:t>LATAM</w:t>
            </w:r>
          </w:p>
        </w:tc>
        <w:tc>
          <w:tcPr>
            <w:tcW w:w="1118" w:type="dxa"/>
            <w:shd w:val="clear" w:color="auto" w:fill="auto"/>
            <w:noWrap/>
            <w:hideMark/>
          </w:tcPr>
          <w:p w14:paraId="5712C1F7" w14:textId="19A5F8C1" w:rsidR="002B39C8" w:rsidRPr="00F40ED8" w:rsidRDefault="002B39C8" w:rsidP="00F40ED8">
            <w:pPr>
              <w:rPr>
                <w:b/>
                <w:bCs/>
                <w:lang w:val="en-US"/>
              </w:rPr>
            </w:pPr>
            <w:r w:rsidRPr="00F40ED8">
              <w:rPr>
                <w:b/>
                <w:bCs/>
                <w:lang w:val="en-US"/>
              </w:rPr>
              <w:t>Middle</w:t>
            </w:r>
            <w:r w:rsidR="00F40ED8" w:rsidRPr="00F40ED8">
              <w:rPr>
                <w:b/>
                <w:bCs/>
                <w:lang w:val="en-US"/>
              </w:rPr>
              <w:t xml:space="preserve"> </w:t>
            </w:r>
            <w:r w:rsidRPr="00F40ED8">
              <w:rPr>
                <w:b/>
                <w:bCs/>
                <w:lang w:val="en-US"/>
              </w:rPr>
              <w:t>East</w:t>
            </w:r>
          </w:p>
        </w:tc>
        <w:tc>
          <w:tcPr>
            <w:tcW w:w="1291" w:type="dxa"/>
            <w:shd w:val="clear" w:color="auto" w:fill="auto"/>
            <w:noWrap/>
            <w:hideMark/>
          </w:tcPr>
          <w:p w14:paraId="05A816AC" w14:textId="0F44B7AB" w:rsidR="002B39C8" w:rsidRPr="00F40ED8" w:rsidRDefault="002B39C8" w:rsidP="00F40ED8">
            <w:pPr>
              <w:rPr>
                <w:b/>
                <w:bCs/>
                <w:lang w:val="en-US"/>
              </w:rPr>
            </w:pPr>
            <w:r w:rsidRPr="00F40ED8">
              <w:rPr>
                <w:b/>
                <w:bCs/>
                <w:lang w:val="en-US"/>
              </w:rPr>
              <w:t>South</w:t>
            </w:r>
            <w:r w:rsidR="00F40ED8" w:rsidRPr="00F40ED8">
              <w:rPr>
                <w:b/>
                <w:bCs/>
                <w:lang w:val="en-US"/>
              </w:rPr>
              <w:t xml:space="preserve"> </w:t>
            </w:r>
            <w:r w:rsidRPr="00F40ED8">
              <w:rPr>
                <w:b/>
                <w:bCs/>
                <w:lang w:val="en-US"/>
              </w:rPr>
              <w:t>Asia</w:t>
            </w:r>
          </w:p>
        </w:tc>
      </w:tr>
      <w:tr w:rsidR="002B39C8" w:rsidRPr="002D18CA" w14:paraId="68A8E43E" w14:textId="77777777" w:rsidTr="00F40ED8">
        <w:trPr>
          <w:trHeight w:val="300"/>
        </w:trPr>
        <w:tc>
          <w:tcPr>
            <w:tcW w:w="1128" w:type="dxa"/>
            <w:shd w:val="clear" w:color="auto" w:fill="auto"/>
            <w:noWrap/>
            <w:hideMark/>
          </w:tcPr>
          <w:p w14:paraId="20C93082" w14:textId="77777777" w:rsidR="002B39C8" w:rsidRPr="002D18CA" w:rsidRDefault="002B39C8" w:rsidP="00F40ED8">
            <w:pPr>
              <w:rPr>
                <w:lang w:val="en-US"/>
              </w:rPr>
            </w:pPr>
            <w:r w:rsidRPr="002D18CA">
              <w:rPr>
                <w:lang w:val="en-US"/>
              </w:rPr>
              <w:t>Egypt</w:t>
            </w:r>
          </w:p>
        </w:tc>
        <w:tc>
          <w:tcPr>
            <w:tcW w:w="1616" w:type="dxa"/>
            <w:shd w:val="clear" w:color="auto" w:fill="auto"/>
            <w:noWrap/>
            <w:hideMark/>
          </w:tcPr>
          <w:p w14:paraId="6156AC7D" w14:textId="77777777" w:rsidR="002B39C8" w:rsidRPr="002D18CA" w:rsidRDefault="002B39C8" w:rsidP="00F40ED8">
            <w:pPr>
              <w:rPr>
                <w:lang w:val="en-US"/>
              </w:rPr>
            </w:pPr>
            <w:r w:rsidRPr="002D18CA">
              <w:rPr>
                <w:lang w:val="en-US"/>
              </w:rPr>
              <w:t>Kazakhstan</w:t>
            </w:r>
          </w:p>
        </w:tc>
        <w:tc>
          <w:tcPr>
            <w:tcW w:w="1377" w:type="dxa"/>
            <w:shd w:val="clear" w:color="auto" w:fill="auto"/>
            <w:noWrap/>
            <w:hideMark/>
          </w:tcPr>
          <w:p w14:paraId="55241944" w14:textId="77777777" w:rsidR="002B39C8" w:rsidRPr="002D18CA" w:rsidRDefault="002B39C8" w:rsidP="00F40ED8">
            <w:pPr>
              <w:rPr>
                <w:lang w:val="en-US"/>
              </w:rPr>
            </w:pPr>
            <w:r w:rsidRPr="002D18CA">
              <w:rPr>
                <w:lang w:val="en-US"/>
              </w:rPr>
              <w:t>China</w:t>
            </w:r>
          </w:p>
        </w:tc>
        <w:tc>
          <w:tcPr>
            <w:tcW w:w="1287" w:type="dxa"/>
            <w:shd w:val="clear" w:color="auto" w:fill="auto"/>
            <w:noWrap/>
            <w:hideMark/>
          </w:tcPr>
          <w:p w14:paraId="64EA2815" w14:textId="77777777" w:rsidR="002B39C8" w:rsidRPr="002D18CA" w:rsidRDefault="002B39C8" w:rsidP="00F40ED8">
            <w:pPr>
              <w:rPr>
                <w:lang w:val="en-US"/>
              </w:rPr>
            </w:pPr>
            <w:r w:rsidRPr="002D18CA">
              <w:rPr>
                <w:lang w:val="en-US"/>
              </w:rPr>
              <w:t>Czechia</w:t>
            </w:r>
          </w:p>
        </w:tc>
        <w:tc>
          <w:tcPr>
            <w:tcW w:w="1533" w:type="dxa"/>
            <w:shd w:val="clear" w:color="auto" w:fill="auto"/>
            <w:noWrap/>
            <w:hideMark/>
          </w:tcPr>
          <w:p w14:paraId="06109A6E" w14:textId="77777777" w:rsidR="002B39C8" w:rsidRPr="002D18CA" w:rsidRDefault="002B39C8" w:rsidP="00F40ED8">
            <w:pPr>
              <w:rPr>
                <w:lang w:val="en-US"/>
              </w:rPr>
            </w:pPr>
            <w:r w:rsidRPr="002D18CA">
              <w:rPr>
                <w:lang w:val="en-US"/>
              </w:rPr>
              <w:t>Argentina</w:t>
            </w:r>
          </w:p>
        </w:tc>
        <w:tc>
          <w:tcPr>
            <w:tcW w:w="1118" w:type="dxa"/>
            <w:shd w:val="clear" w:color="auto" w:fill="auto"/>
            <w:noWrap/>
            <w:hideMark/>
          </w:tcPr>
          <w:p w14:paraId="4601178C" w14:textId="77777777" w:rsidR="002B39C8" w:rsidRPr="002D18CA" w:rsidRDefault="002B39C8" w:rsidP="00F40ED8">
            <w:pPr>
              <w:rPr>
                <w:lang w:val="en-US"/>
              </w:rPr>
            </w:pPr>
            <w:r w:rsidRPr="002D18CA">
              <w:rPr>
                <w:lang w:val="en-US"/>
              </w:rPr>
              <w:t>Bahrain</w:t>
            </w:r>
          </w:p>
        </w:tc>
        <w:tc>
          <w:tcPr>
            <w:tcW w:w="1291" w:type="dxa"/>
            <w:shd w:val="clear" w:color="auto" w:fill="auto"/>
            <w:noWrap/>
            <w:hideMark/>
          </w:tcPr>
          <w:p w14:paraId="32F1286E" w14:textId="77777777" w:rsidR="002B39C8" w:rsidRPr="002D18CA" w:rsidRDefault="002B39C8" w:rsidP="00F40ED8">
            <w:pPr>
              <w:rPr>
                <w:lang w:val="en-US"/>
              </w:rPr>
            </w:pPr>
            <w:r w:rsidRPr="002D18CA">
              <w:rPr>
                <w:lang w:val="en-US"/>
              </w:rPr>
              <w:t>Sri Lanka</w:t>
            </w:r>
          </w:p>
        </w:tc>
      </w:tr>
      <w:tr w:rsidR="002B39C8" w:rsidRPr="002D18CA" w14:paraId="59DD6CF6" w14:textId="77777777" w:rsidTr="00F40ED8">
        <w:trPr>
          <w:trHeight w:val="300"/>
        </w:trPr>
        <w:tc>
          <w:tcPr>
            <w:tcW w:w="1128" w:type="dxa"/>
            <w:shd w:val="clear" w:color="auto" w:fill="auto"/>
            <w:noWrap/>
            <w:hideMark/>
          </w:tcPr>
          <w:p w14:paraId="32490806" w14:textId="77777777" w:rsidR="002B39C8" w:rsidRPr="002D18CA" w:rsidRDefault="002B39C8" w:rsidP="00F40ED8">
            <w:pPr>
              <w:rPr>
                <w:lang w:val="en-US"/>
              </w:rPr>
            </w:pPr>
            <w:r w:rsidRPr="002D18CA">
              <w:rPr>
                <w:lang w:val="en-US"/>
              </w:rPr>
              <w:t>Ghana</w:t>
            </w:r>
          </w:p>
        </w:tc>
        <w:tc>
          <w:tcPr>
            <w:tcW w:w="1616" w:type="dxa"/>
            <w:shd w:val="clear" w:color="auto" w:fill="auto"/>
            <w:noWrap/>
            <w:hideMark/>
          </w:tcPr>
          <w:p w14:paraId="36C59E6E" w14:textId="77777777" w:rsidR="002B39C8" w:rsidRPr="002D18CA" w:rsidRDefault="002B39C8" w:rsidP="00F40ED8">
            <w:pPr>
              <w:rPr>
                <w:lang w:val="en-US"/>
              </w:rPr>
            </w:pPr>
            <w:r w:rsidRPr="002D18CA">
              <w:rPr>
                <w:lang w:val="en-US"/>
              </w:rPr>
              <w:t>Russia</w:t>
            </w:r>
          </w:p>
        </w:tc>
        <w:tc>
          <w:tcPr>
            <w:tcW w:w="1377" w:type="dxa"/>
            <w:shd w:val="clear" w:color="auto" w:fill="auto"/>
            <w:noWrap/>
            <w:hideMark/>
          </w:tcPr>
          <w:p w14:paraId="565BAA0A" w14:textId="77777777" w:rsidR="002B39C8" w:rsidRPr="002D18CA" w:rsidRDefault="002B39C8" w:rsidP="00F40ED8">
            <w:pPr>
              <w:rPr>
                <w:lang w:val="en-US"/>
              </w:rPr>
            </w:pPr>
            <w:r w:rsidRPr="002D18CA">
              <w:rPr>
                <w:lang w:val="en-US"/>
              </w:rPr>
              <w:t>Indonesia</w:t>
            </w:r>
          </w:p>
        </w:tc>
        <w:tc>
          <w:tcPr>
            <w:tcW w:w="1287" w:type="dxa"/>
            <w:shd w:val="clear" w:color="auto" w:fill="auto"/>
            <w:noWrap/>
            <w:hideMark/>
          </w:tcPr>
          <w:p w14:paraId="159737CC" w14:textId="77777777" w:rsidR="002B39C8" w:rsidRPr="002D18CA" w:rsidRDefault="002B39C8" w:rsidP="00F40ED8">
            <w:pPr>
              <w:rPr>
                <w:lang w:val="en-US"/>
              </w:rPr>
            </w:pPr>
            <w:r w:rsidRPr="002D18CA">
              <w:rPr>
                <w:lang w:val="en-US"/>
              </w:rPr>
              <w:t>Hungary</w:t>
            </w:r>
          </w:p>
        </w:tc>
        <w:tc>
          <w:tcPr>
            <w:tcW w:w="1533" w:type="dxa"/>
            <w:shd w:val="clear" w:color="auto" w:fill="auto"/>
            <w:noWrap/>
            <w:hideMark/>
          </w:tcPr>
          <w:p w14:paraId="654451BE" w14:textId="77777777" w:rsidR="002B39C8" w:rsidRPr="002D18CA" w:rsidRDefault="002B39C8" w:rsidP="00F40ED8">
            <w:pPr>
              <w:rPr>
                <w:lang w:val="en-US"/>
              </w:rPr>
            </w:pPr>
            <w:r w:rsidRPr="002D18CA">
              <w:rPr>
                <w:lang w:val="en-US"/>
              </w:rPr>
              <w:t>Brazil</w:t>
            </w:r>
          </w:p>
        </w:tc>
        <w:tc>
          <w:tcPr>
            <w:tcW w:w="1118" w:type="dxa"/>
            <w:shd w:val="clear" w:color="auto" w:fill="auto"/>
            <w:noWrap/>
            <w:hideMark/>
          </w:tcPr>
          <w:p w14:paraId="0900CE8D" w14:textId="77777777" w:rsidR="002B39C8" w:rsidRPr="002D18CA" w:rsidRDefault="002B39C8" w:rsidP="00F40ED8">
            <w:pPr>
              <w:rPr>
                <w:lang w:val="en-US"/>
              </w:rPr>
            </w:pPr>
            <w:r w:rsidRPr="002D18CA">
              <w:rPr>
                <w:lang w:val="en-US"/>
              </w:rPr>
              <w:t>Qatar</w:t>
            </w:r>
          </w:p>
        </w:tc>
        <w:tc>
          <w:tcPr>
            <w:tcW w:w="1291" w:type="dxa"/>
            <w:shd w:val="clear" w:color="auto" w:fill="auto"/>
            <w:noWrap/>
            <w:hideMark/>
          </w:tcPr>
          <w:p w14:paraId="7F00B99B" w14:textId="77777777" w:rsidR="002B39C8" w:rsidRPr="002D18CA" w:rsidRDefault="002B39C8" w:rsidP="00F40ED8">
            <w:pPr>
              <w:rPr>
                <w:lang w:val="en-US"/>
              </w:rPr>
            </w:pPr>
            <w:r w:rsidRPr="002D18CA">
              <w:rPr>
                <w:lang w:val="en-US"/>
              </w:rPr>
              <w:t>India</w:t>
            </w:r>
          </w:p>
        </w:tc>
      </w:tr>
      <w:tr w:rsidR="002B39C8" w:rsidRPr="002D18CA" w14:paraId="514FD91F" w14:textId="77777777" w:rsidTr="00F40ED8">
        <w:trPr>
          <w:trHeight w:val="300"/>
        </w:trPr>
        <w:tc>
          <w:tcPr>
            <w:tcW w:w="1128" w:type="dxa"/>
            <w:shd w:val="clear" w:color="auto" w:fill="auto"/>
            <w:noWrap/>
            <w:hideMark/>
          </w:tcPr>
          <w:p w14:paraId="1EAA0ABC" w14:textId="77777777" w:rsidR="002B39C8" w:rsidRPr="002D18CA" w:rsidRDefault="002B39C8" w:rsidP="00F40ED8">
            <w:pPr>
              <w:rPr>
                <w:lang w:val="en-US"/>
              </w:rPr>
            </w:pPr>
            <w:r w:rsidRPr="002D18CA">
              <w:rPr>
                <w:lang w:val="en-US"/>
              </w:rPr>
              <w:t>South Africa</w:t>
            </w:r>
          </w:p>
        </w:tc>
        <w:tc>
          <w:tcPr>
            <w:tcW w:w="1616" w:type="dxa"/>
            <w:shd w:val="clear" w:color="auto" w:fill="auto"/>
            <w:noWrap/>
            <w:vAlign w:val="bottom"/>
            <w:hideMark/>
          </w:tcPr>
          <w:p w14:paraId="7C6AA150" w14:textId="77777777" w:rsidR="002B39C8" w:rsidRPr="002D18CA" w:rsidRDefault="002B39C8" w:rsidP="00F40ED8">
            <w:pPr>
              <w:rPr>
                <w:lang w:val="en-US"/>
              </w:rPr>
            </w:pPr>
          </w:p>
        </w:tc>
        <w:tc>
          <w:tcPr>
            <w:tcW w:w="1377" w:type="dxa"/>
            <w:shd w:val="clear" w:color="auto" w:fill="auto"/>
            <w:noWrap/>
            <w:hideMark/>
          </w:tcPr>
          <w:p w14:paraId="21BB8428" w14:textId="77777777" w:rsidR="002B39C8" w:rsidRPr="002D18CA" w:rsidRDefault="002B39C8" w:rsidP="00F40ED8">
            <w:pPr>
              <w:rPr>
                <w:lang w:val="en-US"/>
              </w:rPr>
            </w:pPr>
            <w:r w:rsidRPr="002D18CA">
              <w:rPr>
                <w:lang w:val="en-US"/>
              </w:rPr>
              <w:t>Malaysia</w:t>
            </w:r>
          </w:p>
        </w:tc>
        <w:tc>
          <w:tcPr>
            <w:tcW w:w="1287" w:type="dxa"/>
            <w:shd w:val="clear" w:color="auto" w:fill="auto"/>
            <w:noWrap/>
            <w:hideMark/>
          </w:tcPr>
          <w:p w14:paraId="31C9C361" w14:textId="77777777" w:rsidR="002B39C8" w:rsidRPr="002D18CA" w:rsidRDefault="002B39C8" w:rsidP="00F40ED8">
            <w:pPr>
              <w:rPr>
                <w:lang w:val="en-US"/>
              </w:rPr>
            </w:pPr>
            <w:r w:rsidRPr="002D18CA">
              <w:rPr>
                <w:lang w:val="en-US"/>
              </w:rPr>
              <w:t>Poland</w:t>
            </w:r>
          </w:p>
        </w:tc>
        <w:tc>
          <w:tcPr>
            <w:tcW w:w="1533" w:type="dxa"/>
            <w:shd w:val="clear" w:color="auto" w:fill="auto"/>
            <w:noWrap/>
            <w:hideMark/>
          </w:tcPr>
          <w:p w14:paraId="245939B4" w14:textId="77777777" w:rsidR="002B39C8" w:rsidRPr="002D18CA" w:rsidRDefault="002B39C8" w:rsidP="00F40ED8">
            <w:pPr>
              <w:rPr>
                <w:lang w:val="en-US"/>
              </w:rPr>
            </w:pPr>
            <w:r w:rsidRPr="002D18CA">
              <w:rPr>
                <w:lang w:val="en-US"/>
              </w:rPr>
              <w:t>Chile</w:t>
            </w:r>
          </w:p>
        </w:tc>
        <w:tc>
          <w:tcPr>
            <w:tcW w:w="2409" w:type="dxa"/>
            <w:gridSpan w:val="2"/>
            <w:shd w:val="clear" w:color="auto" w:fill="auto"/>
            <w:noWrap/>
            <w:hideMark/>
          </w:tcPr>
          <w:p w14:paraId="0E39E428" w14:textId="77777777" w:rsidR="00F40ED8" w:rsidRDefault="002B39C8" w:rsidP="00F40ED8">
            <w:pPr>
              <w:rPr>
                <w:lang w:val="en-US"/>
              </w:rPr>
            </w:pPr>
            <w:r w:rsidRPr="002D18CA">
              <w:rPr>
                <w:lang w:val="en-US"/>
              </w:rPr>
              <w:t xml:space="preserve">Saudi </w:t>
            </w:r>
          </w:p>
          <w:p w14:paraId="0E078396" w14:textId="3F35CE58" w:rsidR="002B39C8" w:rsidRPr="002D18CA" w:rsidRDefault="002B39C8" w:rsidP="00F40ED8">
            <w:pPr>
              <w:rPr>
                <w:lang w:val="en-US"/>
              </w:rPr>
            </w:pPr>
            <w:r w:rsidRPr="002D18CA">
              <w:rPr>
                <w:lang w:val="en-US"/>
              </w:rPr>
              <w:t>Arabia</w:t>
            </w:r>
          </w:p>
        </w:tc>
      </w:tr>
      <w:tr w:rsidR="002B39C8" w:rsidRPr="002D18CA" w14:paraId="7A4F572C" w14:textId="77777777" w:rsidTr="00F40ED8">
        <w:trPr>
          <w:trHeight w:val="300"/>
        </w:trPr>
        <w:tc>
          <w:tcPr>
            <w:tcW w:w="1128" w:type="dxa"/>
            <w:shd w:val="clear" w:color="auto" w:fill="auto"/>
            <w:noWrap/>
            <w:vAlign w:val="bottom"/>
            <w:hideMark/>
          </w:tcPr>
          <w:p w14:paraId="7F496CF9" w14:textId="77777777" w:rsidR="002B39C8" w:rsidRPr="002D18CA" w:rsidRDefault="002B39C8" w:rsidP="00F40ED8">
            <w:pPr>
              <w:rPr>
                <w:lang w:val="en-US"/>
              </w:rPr>
            </w:pPr>
            <w:r w:rsidRPr="002D18CA">
              <w:rPr>
                <w:lang w:val="en-US"/>
              </w:rPr>
              <w:t> </w:t>
            </w:r>
          </w:p>
        </w:tc>
        <w:tc>
          <w:tcPr>
            <w:tcW w:w="1616" w:type="dxa"/>
            <w:shd w:val="clear" w:color="auto" w:fill="auto"/>
            <w:noWrap/>
            <w:vAlign w:val="bottom"/>
            <w:hideMark/>
          </w:tcPr>
          <w:p w14:paraId="3EE6902E" w14:textId="77777777" w:rsidR="002B39C8" w:rsidRPr="002D18CA" w:rsidRDefault="002B39C8" w:rsidP="00F40ED8">
            <w:pPr>
              <w:rPr>
                <w:lang w:val="en-US"/>
              </w:rPr>
            </w:pPr>
          </w:p>
        </w:tc>
        <w:tc>
          <w:tcPr>
            <w:tcW w:w="1377" w:type="dxa"/>
            <w:shd w:val="clear" w:color="auto" w:fill="auto"/>
            <w:noWrap/>
            <w:hideMark/>
          </w:tcPr>
          <w:p w14:paraId="2E361B24" w14:textId="77777777" w:rsidR="002B39C8" w:rsidRPr="002D18CA" w:rsidRDefault="002B39C8" w:rsidP="00F40ED8">
            <w:pPr>
              <w:rPr>
                <w:lang w:val="en-US"/>
              </w:rPr>
            </w:pPr>
            <w:r w:rsidRPr="002D18CA">
              <w:rPr>
                <w:lang w:val="en-US"/>
              </w:rPr>
              <w:t>Philippines</w:t>
            </w:r>
          </w:p>
        </w:tc>
        <w:tc>
          <w:tcPr>
            <w:tcW w:w="1287" w:type="dxa"/>
            <w:shd w:val="clear" w:color="auto" w:fill="auto"/>
            <w:noWrap/>
            <w:hideMark/>
          </w:tcPr>
          <w:p w14:paraId="6CBBF32A" w14:textId="77777777" w:rsidR="002B39C8" w:rsidRPr="002D18CA" w:rsidRDefault="002B39C8" w:rsidP="00F40ED8">
            <w:pPr>
              <w:rPr>
                <w:lang w:val="en-US"/>
              </w:rPr>
            </w:pPr>
            <w:r w:rsidRPr="002D18CA">
              <w:rPr>
                <w:lang w:val="en-US"/>
              </w:rPr>
              <w:t>Romania</w:t>
            </w:r>
          </w:p>
        </w:tc>
        <w:tc>
          <w:tcPr>
            <w:tcW w:w="1533" w:type="dxa"/>
            <w:shd w:val="clear" w:color="auto" w:fill="auto"/>
            <w:noWrap/>
            <w:hideMark/>
          </w:tcPr>
          <w:p w14:paraId="016C9037" w14:textId="77777777" w:rsidR="002B39C8" w:rsidRPr="002D18CA" w:rsidRDefault="002B39C8" w:rsidP="00F40ED8">
            <w:pPr>
              <w:rPr>
                <w:lang w:val="en-US"/>
              </w:rPr>
            </w:pPr>
            <w:r w:rsidRPr="002D18CA">
              <w:rPr>
                <w:lang w:val="en-US"/>
              </w:rPr>
              <w:t>Colombia</w:t>
            </w:r>
          </w:p>
        </w:tc>
        <w:tc>
          <w:tcPr>
            <w:tcW w:w="1118" w:type="dxa"/>
            <w:shd w:val="clear" w:color="auto" w:fill="auto"/>
            <w:noWrap/>
            <w:vAlign w:val="bottom"/>
            <w:hideMark/>
          </w:tcPr>
          <w:p w14:paraId="3CE54E7F" w14:textId="77777777" w:rsidR="002B39C8" w:rsidRPr="002D18CA" w:rsidRDefault="002B39C8" w:rsidP="00F40ED8">
            <w:pPr>
              <w:rPr>
                <w:lang w:val="en-US"/>
              </w:rPr>
            </w:pPr>
          </w:p>
        </w:tc>
        <w:tc>
          <w:tcPr>
            <w:tcW w:w="1291" w:type="dxa"/>
            <w:shd w:val="clear" w:color="auto" w:fill="auto"/>
            <w:noWrap/>
            <w:vAlign w:val="bottom"/>
            <w:hideMark/>
          </w:tcPr>
          <w:p w14:paraId="440120AD" w14:textId="77777777" w:rsidR="002B39C8" w:rsidRPr="002D18CA" w:rsidRDefault="002B39C8" w:rsidP="00F40ED8">
            <w:pPr>
              <w:rPr>
                <w:lang w:val="en-US"/>
              </w:rPr>
            </w:pPr>
            <w:r w:rsidRPr="002D18CA">
              <w:rPr>
                <w:lang w:val="en-US"/>
              </w:rPr>
              <w:t> </w:t>
            </w:r>
          </w:p>
        </w:tc>
      </w:tr>
      <w:tr w:rsidR="002B39C8" w:rsidRPr="002D18CA" w14:paraId="7023C38E" w14:textId="77777777" w:rsidTr="00F40ED8">
        <w:trPr>
          <w:trHeight w:val="300"/>
        </w:trPr>
        <w:tc>
          <w:tcPr>
            <w:tcW w:w="1128" w:type="dxa"/>
            <w:shd w:val="clear" w:color="auto" w:fill="auto"/>
            <w:noWrap/>
            <w:vAlign w:val="bottom"/>
            <w:hideMark/>
          </w:tcPr>
          <w:p w14:paraId="50D03A61" w14:textId="77777777" w:rsidR="002B39C8" w:rsidRPr="002D18CA" w:rsidRDefault="002B39C8" w:rsidP="00F40ED8">
            <w:pPr>
              <w:rPr>
                <w:lang w:val="en-US"/>
              </w:rPr>
            </w:pPr>
            <w:r w:rsidRPr="002D18CA">
              <w:rPr>
                <w:lang w:val="en-US"/>
              </w:rPr>
              <w:t> </w:t>
            </w:r>
          </w:p>
        </w:tc>
        <w:tc>
          <w:tcPr>
            <w:tcW w:w="1616" w:type="dxa"/>
            <w:shd w:val="clear" w:color="auto" w:fill="auto"/>
            <w:noWrap/>
            <w:vAlign w:val="bottom"/>
            <w:hideMark/>
          </w:tcPr>
          <w:p w14:paraId="5F5C7DC4" w14:textId="77777777" w:rsidR="002B39C8" w:rsidRPr="002D18CA" w:rsidRDefault="002B39C8" w:rsidP="00F40ED8">
            <w:pPr>
              <w:rPr>
                <w:lang w:val="en-US"/>
              </w:rPr>
            </w:pPr>
          </w:p>
        </w:tc>
        <w:tc>
          <w:tcPr>
            <w:tcW w:w="1377" w:type="dxa"/>
            <w:shd w:val="clear" w:color="auto" w:fill="auto"/>
            <w:noWrap/>
            <w:hideMark/>
          </w:tcPr>
          <w:p w14:paraId="7A51C2EF" w14:textId="77777777" w:rsidR="002B39C8" w:rsidRPr="002D18CA" w:rsidRDefault="002B39C8" w:rsidP="00F40ED8">
            <w:pPr>
              <w:rPr>
                <w:lang w:val="en-US"/>
              </w:rPr>
            </w:pPr>
            <w:r w:rsidRPr="002D18CA">
              <w:rPr>
                <w:lang w:val="en-US"/>
              </w:rPr>
              <w:t>Thailand</w:t>
            </w:r>
          </w:p>
        </w:tc>
        <w:tc>
          <w:tcPr>
            <w:tcW w:w="1287" w:type="dxa"/>
            <w:shd w:val="clear" w:color="auto" w:fill="auto"/>
            <w:noWrap/>
            <w:hideMark/>
          </w:tcPr>
          <w:p w14:paraId="2DB038E5" w14:textId="77777777" w:rsidR="002B39C8" w:rsidRPr="002D18CA" w:rsidRDefault="002B39C8" w:rsidP="00F40ED8">
            <w:pPr>
              <w:rPr>
                <w:lang w:val="en-US"/>
              </w:rPr>
            </w:pPr>
            <w:r w:rsidRPr="002D18CA">
              <w:rPr>
                <w:lang w:val="en-US"/>
              </w:rPr>
              <w:t>Turkey</w:t>
            </w:r>
          </w:p>
        </w:tc>
        <w:tc>
          <w:tcPr>
            <w:tcW w:w="2651" w:type="dxa"/>
            <w:gridSpan w:val="2"/>
            <w:shd w:val="clear" w:color="auto" w:fill="auto"/>
            <w:noWrap/>
            <w:hideMark/>
          </w:tcPr>
          <w:p w14:paraId="7A12ADFB" w14:textId="77777777" w:rsidR="00F40ED8" w:rsidRDefault="002B39C8" w:rsidP="00F40ED8">
            <w:pPr>
              <w:rPr>
                <w:lang w:val="en-US"/>
              </w:rPr>
            </w:pPr>
            <w:r w:rsidRPr="002D18CA">
              <w:rPr>
                <w:lang w:val="en-US"/>
              </w:rPr>
              <w:t xml:space="preserve">Dominican </w:t>
            </w:r>
          </w:p>
          <w:p w14:paraId="5C837C96" w14:textId="36B93428" w:rsidR="002B39C8" w:rsidRPr="002D18CA" w:rsidRDefault="002B39C8" w:rsidP="00F40ED8">
            <w:pPr>
              <w:rPr>
                <w:lang w:val="en-US"/>
              </w:rPr>
            </w:pPr>
            <w:r w:rsidRPr="002D18CA">
              <w:rPr>
                <w:lang w:val="en-US"/>
              </w:rPr>
              <w:t>Republic</w:t>
            </w:r>
          </w:p>
        </w:tc>
        <w:tc>
          <w:tcPr>
            <w:tcW w:w="1291" w:type="dxa"/>
            <w:shd w:val="clear" w:color="auto" w:fill="auto"/>
            <w:noWrap/>
            <w:vAlign w:val="bottom"/>
            <w:hideMark/>
          </w:tcPr>
          <w:p w14:paraId="3B4F66B3" w14:textId="77777777" w:rsidR="002B39C8" w:rsidRPr="002D18CA" w:rsidRDefault="002B39C8" w:rsidP="00F40ED8">
            <w:pPr>
              <w:rPr>
                <w:lang w:val="en-US"/>
              </w:rPr>
            </w:pPr>
            <w:r w:rsidRPr="002D18CA">
              <w:rPr>
                <w:lang w:val="en-US"/>
              </w:rPr>
              <w:t> </w:t>
            </w:r>
          </w:p>
        </w:tc>
      </w:tr>
      <w:tr w:rsidR="002B39C8" w:rsidRPr="002D18CA" w14:paraId="00DFE9A4" w14:textId="77777777" w:rsidTr="00F40ED8">
        <w:trPr>
          <w:trHeight w:val="300"/>
        </w:trPr>
        <w:tc>
          <w:tcPr>
            <w:tcW w:w="1128" w:type="dxa"/>
            <w:shd w:val="clear" w:color="auto" w:fill="auto"/>
            <w:noWrap/>
            <w:vAlign w:val="bottom"/>
            <w:hideMark/>
          </w:tcPr>
          <w:p w14:paraId="27121952" w14:textId="77777777" w:rsidR="002B39C8" w:rsidRPr="002D18CA" w:rsidRDefault="002B39C8" w:rsidP="00F40ED8">
            <w:pPr>
              <w:rPr>
                <w:lang w:val="en-US"/>
              </w:rPr>
            </w:pPr>
            <w:r w:rsidRPr="002D18CA">
              <w:rPr>
                <w:lang w:val="en-US"/>
              </w:rPr>
              <w:t> </w:t>
            </w:r>
          </w:p>
        </w:tc>
        <w:tc>
          <w:tcPr>
            <w:tcW w:w="1616" w:type="dxa"/>
            <w:shd w:val="clear" w:color="auto" w:fill="auto"/>
            <w:noWrap/>
            <w:vAlign w:val="bottom"/>
            <w:hideMark/>
          </w:tcPr>
          <w:p w14:paraId="7C6226A4" w14:textId="77777777" w:rsidR="002B39C8" w:rsidRPr="002D18CA" w:rsidRDefault="002B39C8" w:rsidP="00F40ED8">
            <w:pPr>
              <w:rPr>
                <w:lang w:val="en-US"/>
              </w:rPr>
            </w:pPr>
          </w:p>
        </w:tc>
        <w:tc>
          <w:tcPr>
            <w:tcW w:w="1377" w:type="dxa"/>
            <w:shd w:val="clear" w:color="auto" w:fill="auto"/>
            <w:noWrap/>
            <w:vAlign w:val="bottom"/>
            <w:hideMark/>
          </w:tcPr>
          <w:p w14:paraId="5C716932" w14:textId="77777777" w:rsidR="002B39C8" w:rsidRPr="002D18CA" w:rsidRDefault="002B39C8" w:rsidP="00F40ED8">
            <w:pPr>
              <w:rPr>
                <w:sz w:val="20"/>
                <w:szCs w:val="20"/>
                <w:lang w:val="en-US"/>
              </w:rPr>
            </w:pPr>
          </w:p>
        </w:tc>
        <w:tc>
          <w:tcPr>
            <w:tcW w:w="1287" w:type="dxa"/>
            <w:shd w:val="clear" w:color="auto" w:fill="auto"/>
            <w:noWrap/>
            <w:hideMark/>
          </w:tcPr>
          <w:p w14:paraId="05DD9AAE" w14:textId="77777777" w:rsidR="002B39C8" w:rsidRPr="002D18CA" w:rsidRDefault="002B39C8" w:rsidP="00F40ED8">
            <w:pPr>
              <w:rPr>
                <w:lang w:val="en-US"/>
              </w:rPr>
            </w:pPr>
            <w:r w:rsidRPr="002D18CA">
              <w:rPr>
                <w:lang w:val="en-US"/>
              </w:rPr>
              <w:t>Ukraine</w:t>
            </w:r>
          </w:p>
        </w:tc>
        <w:tc>
          <w:tcPr>
            <w:tcW w:w="1533" w:type="dxa"/>
            <w:shd w:val="clear" w:color="auto" w:fill="auto"/>
            <w:noWrap/>
            <w:hideMark/>
          </w:tcPr>
          <w:p w14:paraId="2183ADD3" w14:textId="77777777" w:rsidR="002B39C8" w:rsidRPr="002D18CA" w:rsidRDefault="002B39C8" w:rsidP="00F40ED8">
            <w:pPr>
              <w:rPr>
                <w:lang w:val="en-US"/>
              </w:rPr>
            </w:pPr>
            <w:r w:rsidRPr="002D18CA">
              <w:rPr>
                <w:lang w:val="en-US"/>
              </w:rPr>
              <w:t>Mexico</w:t>
            </w:r>
          </w:p>
        </w:tc>
        <w:tc>
          <w:tcPr>
            <w:tcW w:w="1118" w:type="dxa"/>
            <w:shd w:val="clear" w:color="auto" w:fill="auto"/>
            <w:noWrap/>
            <w:vAlign w:val="bottom"/>
            <w:hideMark/>
          </w:tcPr>
          <w:p w14:paraId="53B03C5C" w14:textId="77777777" w:rsidR="002B39C8" w:rsidRPr="002D18CA" w:rsidRDefault="002B39C8" w:rsidP="00F40ED8">
            <w:pPr>
              <w:rPr>
                <w:lang w:val="en-US"/>
              </w:rPr>
            </w:pPr>
          </w:p>
        </w:tc>
        <w:tc>
          <w:tcPr>
            <w:tcW w:w="1291" w:type="dxa"/>
            <w:shd w:val="clear" w:color="auto" w:fill="auto"/>
            <w:noWrap/>
            <w:vAlign w:val="bottom"/>
            <w:hideMark/>
          </w:tcPr>
          <w:p w14:paraId="2B0884EB" w14:textId="77777777" w:rsidR="002B39C8" w:rsidRPr="002D18CA" w:rsidRDefault="002B39C8" w:rsidP="00F40ED8">
            <w:pPr>
              <w:rPr>
                <w:lang w:val="en-US"/>
              </w:rPr>
            </w:pPr>
            <w:r w:rsidRPr="002D18CA">
              <w:rPr>
                <w:lang w:val="en-US"/>
              </w:rPr>
              <w:t> </w:t>
            </w:r>
          </w:p>
        </w:tc>
      </w:tr>
      <w:tr w:rsidR="002B39C8" w:rsidRPr="002D18CA" w14:paraId="402E5863" w14:textId="77777777" w:rsidTr="00F40ED8">
        <w:trPr>
          <w:trHeight w:val="300"/>
        </w:trPr>
        <w:tc>
          <w:tcPr>
            <w:tcW w:w="1128" w:type="dxa"/>
            <w:shd w:val="clear" w:color="auto" w:fill="auto"/>
            <w:noWrap/>
            <w:vAlign w:val="bottom"/>
            <w:hideMark/>
          </w:tcPr>
          <w:p w14:paraId="2912E9E2" w14:textId="77777777" w:rsidR="002B39C8" w:rsidRPr="002D18CA" w:rsidRDefault="002B39C8" w:rsidP="00F40ED8">
            <w:pPr>
              <w:rPr>
                <w:lang w:val="en-US"/>
              </w:rPr>
            </w:pPr>
            <w:r w:rsidRPr="002D18CA">
              <w:rPr>
                <w:lang w:val="en-US"/>
              </w:rPr>
              <w:t> </w:t>
            </w:r>
          </w:p>
        </w:tc>
        <w:tc>
          <w:tcPr>
            <w:tcW w:w="1616" w:type="dxa"/>
            <w:shd w:val="clear" w:color="auto" w:fill="auto"/>
            <w:noWrap/>
            <w:vAlign w:val="bottom"/>
            <w:hideMark/>
          </w:tcPr>
          <w:p w14:paraId="55A34A82" w14:textId="77777777" w:rsidR="002B39C8" w:rsidRPr="002D18CA" w:rsidRDefault="002B39C8" w:rsidP="00F40ED8">
            <w:pPr>
              <w:rPr>
                <w:lang w:val="en-US"/>
              </w:rPr>
            </w:pPr>
          </w:p>
        </w:tc>
        <w:tc>
          <w:tcPr>
            <w:tcW w:w="1377" w:type="dxa"/>
            <w:shd w:val="clear" w:color="auto" w:fill="auto"/>
            <w:noWrap/>
            <w:vAlign w:val="bottom"/>
            <w:hideMark/>
          </w:tcPr>
          <w:p w14:paraId="746E4689" w14:textId="77777777" w:rsidR="002B39C8" w:rsidRPr="002D18CA" w:rsidRDefault="002B39C8" w:rsidP="00F40ED8">
            <w:pPr>
              <w:rPr>
                <w:sz w:val="20"/>
                <w:szCs w:val="20"/>
                <w:lang w:val="en-US"/>
              </w:rPr>
            </w:pPr>
          </w:p>
        </w:tc>
        <w:tc>
          <w:tcPr>
            <w:tcW w:w="1287" w:type="dxa"/>
            <w:shd w:val="clear" w:color="auto" w:fill="auto"/>
            <w:noWrap/>
            <w:vAlign w:val="bottom"/>
            <w:hideMark/>
          </w:tcPr>
          <w:p w14:paraId="4594EE1B" w14:textId="77777777" w:rsidR="002B39C8" w:rsidRPr="002D18CA" w:rsidRDefault="002B39C8" w:rsidP="00F40ED8">
            <w:pPr>
              <w:rPr>
                <w:sz w:val="20"/>
                <w:szCs w:val="20"/>
                <w:lang w:val="en-US"/>
              </w:rPr>
            </w:pPr>
          </w:p>
        </w:tc>
        <w:tc>
          <w:tcPr>
            <w:tcW w:w="1533" w:type="dxa"/>
            <w:shd w:val="clear" w:color="auto" w:fill="auto"/>
            <w:noWrap/>
            <w:hideMark/>
          </w:tcPr>
          <w:p w14:paraId="7D7F50DB" w14:textId="77777777" w:rsidR="002B39C8" w:rsidRPr="002D18CA" w:rsidRDefault="002B39C8" w:rsidP="00F40ED8">
            <w:pPr>
              <w:rPr>
                <w:lang w:val="en-US"/>
              </w:rPr>
            </w:pPr>
            <w:r w:rsidRPr="002D18CA">
              <w:rPr>
                <w:lang w:val="en-US"/>
              </w:rPr>
              <w:t>Panama</w:t>
            </w:r>
          </w:p>
        </w:tc>
        <w:tc>
          <w:tcPr>
            <w:tcW w:w="1118" w:type="dxa"/>
            <w:shd w:val="clear" w:color="auto" w:fill="auto"/>
            <w:noWrap/>
            <w:vAlign w:val="bottom"/>
            <w:hideMark/>
          </w:tcPr>
          <w:p w14:paraId="184DD39A" w14:textId="77777777" w:rsidR="002B39C8" w:rsidRPr="002D18CA" w:rsidRDefault="002B39C8" w:rsidP="00F40ED8">
            <w:pPr>
              <w:rPr>
                <w:lang w:val="en-US"/>
              </w:rPr>
            </w:pPr>
          </w:p>
        </w:tc>
        <w:tc>
          <w:tcPr>
            <w:tcW w:w="1291" w:type="dxa"/>
            <w:shd w:val="clear" w:color="auto" w:fill="auto"/>
            <w:noWrap/>
            <w:vAlign w:val="bottom"/>
            <w:hideMark/>
          </w:tcPr>
          <w:p w14:paraId="7CBB801A" w14:textId="77777777" w:rsidR="002B39C8" w:rsidRPr="002D18CA" w:rsidRDefault="002B39C8" w:rsidP="00F40ED8">
            <w:pPr>
              <w:rPr>
                <w:lang w:val="en-US"/>
              </w:rPr>
            </w:pPr>
            <w:r w:rsidRPr="002D18CA">
              <w:rPr>
                <w:lang w:val="en-US"/>
              </w:rPr>
              <w:t> </w:t>
            </w:r>
          </w:p>
        </w:tc>
      </w:tr>
      <w:tr w:rsidR="002B39C8" w:rsidRPr="002D18CA" w14:paraId="1F973975" w14:textId="77777777" w:rsidTr="00F40ED8">
        <w:trPr>
          <w:trHeight w:val="300"/>
        </w:trPr>
        <w:tc>
          <w:tcPr>
            <w:tcW w:w="1128" w:type="dxa"/>
            <w:shd w:val="clear" w:color="auto" w:fill="auto"/>
            <w:noWrap/>
            <w:vAlign w:val="bottom"/>
            <w:hideMark/>
          </w:tcPr>
          <w:p w14:paraId="4D019A04" w14:textId="77777777" w:rsidR="002B39C8" w:rsidRPr="002D18CA" w:rsidRDefault="002B39C8" w:rsidP="00F40ED8">
            <w:pPr>
              <w:rPr>
                <w:lang w:val="en-US"/>
              </w:rPr>
            </w:pPr>
            <w:r w:rsidRPr="002D18CA">
              <w:rPr>
                <w:lang w:val="en-US"/>
              </w:rPr>
              <w:t> </w:t>
            </w:r>
          </w:p>
        </w:tc>
        <w:tc>
          <w:tcPr>
            <w:tcW w:w="1616" w:type="dxa"/>
            <w:shd w:val="clear" w:color="auto" w:fill="auto"/>
            <w:noWrap/>
            <w:vAlign w:val="bottom"/>
            <w:hideMark/>
          </w:tcPr>
          <w:p w14:paraId="517E734E" w14:textId="77777777" w:rsidR="002B39C8" w:rsidRPr="002D18CA" w:rsidRDefault="002B39C8" w:rsidP="00F40ED8">
            <w:pPr>
              <w:rPr>
                <w:lang w:val="en-US"/>
              </w:rPr>
            </w:pPr>
          </w:p>
        </w:tc>
        <w:tc>
          <w:tcPr>
            <w:tcW w:w="1377" w:type="dxa"/>
            <w:shd w:val="clear" w:color="auto" w:fill="auto"/>
            <w:noWrap/>
            <w:vAlign w:val="bottom"/>
            <w:hideMark/>
          </w:tcPr>
          <w:p w14:paraId="7B1A47BB" w14:textId="77777777" w:rsidR="002B39C8" w:rsidRPr="002D18CA" w:rsidRDefault="002B39C8" w:rsidP="00F40ED8">
            <w:pPr>
              <w:rPr>
                <w:sz w:val="20"/>
                <w:szCs w:val="20"/>
                <w:lang w:val="en-US"/>
              </w:rPr>
            </w:pPr>
          </w:p>
        </w:tc>
        <w:tc>
          <w:tcPr>
            <w:tcW w:w="1287" w:type="dxa"/>
            <w:shd w:val="clear" w:color="auto" w:fill="auto"/>
            <w:noWrap/>
            <w:vAlign w:val="bottom"/>
            <w:hideMark/>
          </w:tcPr>
          <w:p w14:paraId="3A3ECD51" w14:textId="77777777" w:rsidR="002B39C8" w:rsidRPr="002D18CA" w:rsidRDefault="002B39C8" w:rsidP="00F40ED8">
            <w:pPr>
              <w:rPr>
                <w:sz w:val="20"/>
                <w:szCs w:val="20"/>
                <w:lang w:val="en-US"/>
              </w:rPr>
            </w:pPr>
          </w:p>
        </w:tc>
        <w:tc>
          <w:tcPr>
            <w:tcW w:w="1533" w:type="dxa"/>
            <w:shd w:val="clear" w:color="auto" w:fill="auto"/>
            <w:noWrap/>
            <w:hideMark/>
          </w:tcPr>
          <w:p w14:paraId="165763FC" w14:textId="77777777" w:rsidR="002B39C8" w:rsidRPr="002D18CA" w:rsidRDefault="002B39C8" w:rsidP="00F40ED8">
            <w:pPr>
              <w:rPr>
                <w:lang w:val="en-US"/>
              </w:rPr>
            </w:pPr>
            <w:r w:rsidRPr="002D18CA">
              <w:rPr>
                <w:lang w:val="en-US"/>
              </w:rPr>
              <w:t>Peru</w:t>
            </w:r>
          </w:p>
        </w:tc>
        <w:tc>
          <w:tcPr>
            <w:tcW w:w="1118" w:type="dxa"/>
            <w:shd w:val="clear" w:color="auto" w:fill="auto"/>
            <w:noWrap/>
            <w:vAlign w:val="bottom"/>
            <w:hideMark/>
          </w:tcPr>
          <w:p w14:paraId="31A37FEF" w14:textId="77777777" w:rsidR="002B39C8" w:rsidRPr="002D18CA" w:rsidRDefault="002B39C8" w:rsidP="00F40ED8">
            <w:pPr>
              <w:rPr>
                <w:lang w:val="en-US"/>
              </w:rPr>
            </w:pPr>
          </w:p>
        </w:tc>
        <w:tc>
          <w:tcPr>
            <w:tcW w:w="1291" w:type="dxa"/>
            <w:shd w:val="clear" w:color="auto" w:fill="auto"/>
            <w:noWrap/>
            <w:vAlign w:val="bottom"/>
            <w:hideMark/>
          </w:tcPr>
          <w:p w14:paraId="686FAEF1" w14:textId="77777777" w:rsidR="002B39C8" w:rsidRPr="002D18CA" w:rsidRDefault="002B39C8" w:rsidP="00F40ED8">
            <w:pPr>
              <w:rPr>
                <w:lang w:val="en-US"/>
              </w:rPr>
            </w:pPr>
            <w:r w:rsidRPr="002D18CA">
              <w:rPr>
                <w:lang w:val="en-US"/>
              </w:rPr>
              <w:t> </w:t>
            </w:r>
          </w:p>
        </w:tc>
      </w:tr>
      <w:tr w:rsidR="002B39C8" w:rsidRPr="002D18CA" w14:paraId="173C0D23" w14:textId="77777777" w:rsidTr="00F40ED8">
        <w:trPr>
          <w:trHeight w:val="320"/>
        </w:trPr>
        <w:tc>
          <w:tcPr>
            <w:tcW w:w="1128" w:type="dxa"/>
            <w:shd w:val="clear" w:color="auto" w:fill="auto"/>
            <w:noWrap/>
            <w:vAlign w:val="bottom"/>
            <w:hideMark/>
          </w:tcPr>
          <w:p w14:paraId="0783F22F" w14:textId="77777777" w:rsidR="002B39C8" w:rsidRPr="002D18CA" w:rsidRDefault="002B39C8" w:rsidP="00F40ED8">
            <w:pPr>
              <w:rPr>
                <w:lang w:val="en-US"/>
              </w:rPr>
            </w:pPr>
            <w:r w:rsidRPr="002D18CA">
              <w:rPr>
                <w:lang w:val="en-US"/>
              </w:rPr>
              <w:t> </w:t>
            </w:r>
          </w:p>
        </w:tc>
        <w:tc>
          <w:tcPr>
            <w:tcW w:w="1616" w:type="dxa"/>
            <w:shd w:val="clear" w:color="auto" w:fill="auto"/>
            <w:noWrap/>
            <w:vAlign w:val="bottom"/>
            <w:hideMark/>
          </w:tcPr>
          <w:p w14:paraId="6BEE9CC9" w14:textId="77777777" w:rsidR="002B39C8" w:rsidRPr="002D18CA" w:rsidRDefault="002B39C8" w:rsidP="00F40ED8">
            <w:pPr>
              <w:rPr>
                <w:lang w:val="en-US"/>
              </w:rPr>
            </w:pPr>
            <w:r w:rsidRPr="002D18CA">
              <w:rPr>
                <w:lang w:val="en-US"/>
              </w:rPr>
              <w:t> </w:t>
            </w:r>
          </w:p>
        </w:tc>
        <w:tc>
          <w:tcPr>
            <w:tcW w:w="1377" w:type="dxa"/>
            <w:shd w:val="clear" w:color="auto" w:fill="auto"/>
            <w:noWrap/>
            <w:vAlign w:val="bottom"/>
            <w:hideMark/>
          </w:tcPr>
          <w:p w14:paraId="3C01AF33" w14:textId="77777777" w:rsidR="002B39C8" w:rsidRPr="002D18CA" w:rsidRDefault="002B39C8" w:rsidP="00F40ED8">
            <w:pPr>
              <w:rPr>
                <w:lang w:val="en-US"/>
              </w:rPr>
            </w:pPr>
            <w:r w:rsidRPr="002D18CA">
              <w:rPr>
                <w:lang w:val="en-US"/>
              </w:rPr>
              <w:t> </w:t>
            </w:r>
          </w:p>
        </w:tc>
        <w:tc>
          <w:tcPr>
            <w:tcW w:w="1287" w:type="dxa"/>
            <w:shd w:val="clear" w:color="auto" w:fill="auto"/>
            <w:noWrap/>
            <w:vAlign w:val="bottom"/>
            <w:hideMark/>
          </w:tcPr>
          <w:p w14:paraId="27AB0BD3" w14:textId="77777777" w:rsidR="002B39C8" w:rsidRPr="002D18CA" w:rsidRDefault="002B39C8" w:rsidP="00F40ED8">
            <w:pPr>
              <w:rPr>
                <w:lang w:val="en-US"/>
              </w:rPr>
            </w:pPr>
            <w:r w:rsidRPr="002D18CA">
              <w:rPr>
                <w:lang w:val="en-US"/>
              </w:rPr>
              <w:t> </w:t>
            </w:r>
          </w:p>
        </w:tc>
        <w:tc>
          <w:tcPr>
            <w:tcW w:w="1533" w:type="dxa"/>
            <w:shd w:val="clear" w:color="auto" w:fill="auto"/>
            <w:noWrap/>
            <w:hideMark/>
          </w:tcPr>
          <w:p w14:paraId="67F15E63" w14:textId="77777777" w:rsidR="002B39C8" w:rsidRPr="002D18CA" w:rsidRDefault="002B39C8" w:rsidP="00F40ED8">
            <w:pPr>
              <w:rPr>
                <w:lang w:val="en-US"/>
              </w:rPr>
            </w:pPr>
            <w:r w:rsidRPr="002D18CA">
              <w:rPr>
                <w:lang w:val="en-US"/>
              </w:rPr>
              <w:t>Uruguay</w:t>
            </w:r>
          </w:p>
        </w:tc>
        <w:tc>
          <w:tcPr>
            <w:tcW w:w="1118" w:type="dxa"/>
            <w:shd w:val="clear" w:color="auto" w:fill="auto"/>
            <w:noWrap/>
            <w:vAlign w:val="bottom"/>
            <w:hideMark/>
          </w:tcPr>
          <w:p w14:paraId="31BEF9C5" w14:textId="77777777" w:rsidR="002B39C8" w:rsidRPr="002D18CA" w:rsidRDefault="002B39C8" w:rsidP="00F40ED8">
            <w:pPr>
              <w:rPr>
                <w:lang w:val="en-US"/>
              </w:rPr>
            </w:pPr>
            <w:r w:rsidRPr="002D18CA">
              <w:rPr>
                <w:lang w:val="en-US"/>
              </w:rPr>
              <w:t> </w:t>
            </w:r>
          </w:p>
        </w:tc>
        <w:tc>
          <w:tcPr>
            <w:tcW w:w="1291" w:type="dxa"/>
            <w:shd w:val="clear" w:color="auto" w:fill="auto"/>
            <w:noWrap/>
            <w:vAlign w:val="bottom"/>
            <w:hideMark/>
          </w:tcPr>
          <w:p w14:paraId="0680D36F" w14:textId="77777777" w:rsidR="002B39C8" w:rsidRPr="002D18CA" w:rsidRDefault="002B39C8" w:rsidP="00F40ED8">
            <w:pPr>
              <w:rPr>
                <w:lang w:val="en-US"/>
              </w:rPr>
            </w:pPr>
            <w:r w:rsidRPr="002D18CA">
              <w:rPr>
                <w:lang w:val="en-US"/>
              </w:rPr>
              <w:t> </w:t>
            </w:r>
          </w:p>
        </w:tc>
      </w:tr>
    </w:tbl>
    <w:p w14:paraId="4DD8AA8E" w14:textId="3B61B069" w:rsidR="002B39C8" w:rsidRPr="002D18CA" w:rsidRDefault="002B39C8" w:rsidP="002B39C8">
      <w:pPr>
        <w:pStyle w:val="Caption"/>
        <w:rPr>
          <w:rFonts w:cstheme="minorHAnsi"/>
        </w:rPr>
      </w:pPr>
      <w:bookmarkStart w:id="792" w:name="_Ref61904591"/>
      <w:r w:rsidRPr="002D18CA">
        <w:rPr>
          <w:rFonts w:cstheme="minorHAnsi"/>
        </w:rPr>
        <w:t xml:space="preserve">Table </w:t>
      </w:r>
      <w:r w:rsidRPr="002D18CA">
        <w:rPr>
          <w:rFonts w:cstheme="minorHAnsi"/>
        </w:rPr>
        <w:fldChar w:fldCharType="begin"/>
      </w:r>
      <w:r w:rsidRPr="002D18CA">
        <w:rPr>
          <w:rFonts w:cstheme="minorHAnsi"/>
        </w:rPr>
        <w:instrText xml:space="preserve"> SEQ Table \* ARABIC </w:instrText>
      </w:r>
      <w:r w:rsidRPr="002D18CA">
        <w:rPr>
          <w:rFonts w:cstheme="minorHAnsi"/>
        </w:rPr>
        <w:fldChar w:fldCharType="separate"/>
      </w:r>
      <w:r w:rsidR="00874176">
        <w:rPr>
          <w:rFonts w:cstheme="minorHAnsi"/>
          <w:noProof/>
        </w:rPr>
        <w:t>3</w:t>
      </w:r>
      <w:r w:rsidRPr="002D18CA">
        <w:rPr>
          <w:rFonts w:cstheme="minorHAnsi"/>
        </w:rPr>
        <w:fldChar w:fldCharType="end"/>
      </w:r>
      <w:bookmarkEnd w:id="792"/>
      <w:r w:rsidRPr="002D18CA">
        <w:rPr>
          <w:rFonts w:cstheme="minorHAnsi"/>
        </w:rPr>
        <w:t>: Classification of large sample into geographic groups. These groups are used to calculate the regional factors in the first-stage regression. Example for China: Indonesia’s weight is [Indonesia GDP / (GDP of Indonesia, Malaysia, Philippines, Thailand].</w:t>
      </w:r>
    </w:p>
    <w:p w14:paraId="24379881" w14:textId="77777777" w:rsidR="00F95BFD" w:rsidRPr="002D18CA" w:rsidRDefault="00F95BFD" w:rsidP="00F95BFD">
      <w:pPr>
        <w:keepNext/>
        <w:rPr>
          <w:rFonts w:asciiTheme="minorHAnsi" w:hAnsiTheme="minorHAnsi" w:cstheme="minorHAnsi"/>
          <w:lang w:val="en-US"/>
        </w:rPr>
      </w:pPr>
      <w:r w:rsidRPr="002D18CA">
        <w:rPr>
          <w:rFonts w:asciiTheme="minorHAnsi" w:hAnsiTheme="minorHAnsi" w:cstheme="minorHAnsi"/>
          <w:noProof/>
          <w:lang w:val="en-US" w:eastAsia="en-US"/>
        </w:rPr>
        <w:drawing>
          <wp:inline distT="0" distB="0" distL="0" distR="0" wp14:anchorId="1A88D2BF" wp14:editId="0E0998F8">
            <wp:extent cx="5943600" cy="4160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3ECAB1D3" w14:textId="2F2101AC" w:rsidR="00F95BFD" w:rsidRPr="002D18CA" w:rsidRDefault="00F95BFD" w:rsidP="00F95BFD">
      <w:pPr>
        <w:pStyle w:val="Caption"/>
        <w:rPr>
          <w:rFonts w:cstheme="minorHAnsi"/>
        </w:rPr>
      </w:pPr>
      <w:bookmarkStart w:id="793" w:name="_Ref61985292"/>
      <w:r w:rsidRPr="002D18CA">
        <w:rPr>
          <w:rFonts w:cstheme="minorHAnsi"/>
        </w:rPr>
        <w:t xml:space="preserve">Figure </w:t>
      </w:r>
      <w:r w:rsidRPr="002D18CA">
        <w:rPr>
          <w:rFonts w:cstheme="minorHAnsi"/>
        </w:rPr>
        <w:fldChar w:fldCharType="begin"/>
      </w:r>
      <w:r w:rsidRPr="002D18CA">
        <w:rPr>
          <w:rFonts w:cstheme="minorHAnsi"/>
        </w:rPr>
        <w:instrText xml:space="preserve"> SEQ Figure \* ARABIC </w:instrText>
      </w:r>
      <w:r w:rsidRPr="002D18CA">
        <w:rPr>
          <w:rFonts w:cstheme="minorHAnsi"/>
        </w:rPr>
        <w:fldChar w:fldCharType="separate"/>
      </w:r>
      <w:r w:rsidR="00874176">
        <w:rPr>
          <w:rFonts w:cstheme="minorHAnsi"/>
          <w:noProof/>
        </w:rPr>
        <w:t>9</w:t>
      </w:r>
      <w:r w:rsidRPr="002D18CA">
        <w:rPr>
          <w:rFonts w:cstheme="minorHAnsi"/>
        </w:rPr>
        <w:fldChar w:fldCharType="end"/>
      </w:r>
      <w:bookmarkEnd w:id="793"/>
      <w:r w:rsidRPr="002D18CA">
        <w:rPr>
          <w:rFonts w:cstheme="minorHAnsi"/>
        </w:rPr>
        <w:t>: Emerging market spread development, July 2019- June 2020 (reduced sample).</w:t>
      </w:r>
    </w:p>
    <w:p w14:paraId="2AA2E34E" w14:textId="376A3A3D" w:rsidR="00157F99" w:rsidRPr="002D18CA" w:rsidRDefault="00C22BA7" w:rsidP="00157F99">
      <w:pPr>
        <w:rPr>
          <w:rFonts w:asciiTheme="minorHAnsi" w:hAnsiTheme="minorHAnsi" w:cstheme="minorHAnsi"/>
          <w:lang w:val="en-US"/>
        </w:rPr>
      </w:pPr>
      <w:ins w:id="794" w:author="Timo Dahler" w:date="2021-02-05T15:17:00Z">
        <w:r>
          <w:rPr>
            <w:rFonts w:asciiTheme="minorHAnsi" w:hAnsiTheme="minorHAnsi" w:cstheme="minorHAnsi"/>
            <w:noProof/>
            <w:lang w:val="en-US"/>
          </w:rPr>
          <w:lastRenderedPageBreak/>
          <w:drawing>
            <wp:inline distT="0" distB="0" distL="0" distR="0" wp14:anchorId="01491253" wp14:editId="619F1F38">
              <wp:extent cx="5943600" cy="2600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ins>
      <w:del w:id="795" w:author="Timo Dahler" w:date="2021-02-05T15:16:00Z">
        <w:r w:rsidR="00157F99" w:rsidRPr="002D18CA" w:rsidDel="00C22BA7">
          <w:rPr>
            <w:rFonts w:asciiTheme="minorHAnsi" w:hAnsiTheme="minorHAnsi" w:cstheme="minorHAnsi"/>
            <w:noProof/>
            <w:lang w:val="en-US" w:eastAsia="en-US"/>
          </w:rPr>
          <w:drawing>
            <wp:inline distT="0" distB="0" distL="0" distR="0" wp14:anchorId="2B6021C9" wp14:editId="5234539C">
              <wp:extent cx="5943600" cy="2600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del>
    </w:p>
    <w:p w14:paraId="455D62C4" w14:textId="33C425AB" w:rsidR="00157F99" w:rsidRPr="002D18CA" w:rsidRDefault="00157F99" w:rsidP="00157F99">
      <w:pPr>
        <w:pStyle w:val="Caption"/>
        <w:rPr>
          <w:rFonts w:cstheme="minorHAnsi"/>
        </w:rPr>
      </w:pPr>
      <w:bookmarkStart w:id="796" w:name="_Ref61985918"/>
      <w:r w:rsidRPr="002D18CA">
        <w:rPr>
          <w:rFonts w:cstheme="minorHAnsi"/>
        </w:rPr>
        <w:t xml:space="preserve">Figure </w:t>
      </w:r>
      <w:r w:rsidRPr="002D18CA">
        <w:rPr>
          <w:rFonts w:cstheme="minorHAnsi"/>
        </w:rPr>
        <w:fldChar w:fldCharType="begin"/>
      </w:r>
      <w:r w:rsidRPr="002D18CA">
        <w:rPr>
          <w:rFonts w:cstheme="minorHAnsi"/>
        </w:rPr>
        <w:instrText xml:space="preserve"> SEQ Figure \* ARABIC </w:instrText>
      </w:r>
      <w:r w:rsidRPr="002D18CA">
        <w:rPr>
          <w:rFonts w:cstheme="minorHAnsi"/>
        </w:rPr>
        <w:fldChar w:fldCharType="separate"/>
      </w:r>
      <w:r w:rsidR="00874176">
        <w:rPr>
          <w:rFonts w:cstheme="minorHAnsi"/>
          <w:noProof/>
        </w:rPr>
        <w:t>10</w:t>
      </w:r>
      <w:r w:rsidRPr="002D18CA">
        <w:rPr>
          <w:rFonts w:cstheme="minorHAnsi"/>
        </w:rPr>
        <w:fldChar w:fldCharType="end"/>
      </w:r>
      <w:bookmarkEnd w:id="796"/>
      <w:r w:rsidRPr="002D18CA">
        <w:rPr>
          <w:rFonts w:cstheme="minorHAnsi"/>
        </w:rPr>
        <w:t>: Actual</w:t>
      </w:r>
      <w:ins w:id="797" w:author="Timo Dahler" w:date="2021-02-03T16:15:00Z">
        <w:r w:rsidR="00303744">
          <w:rPr>
            <w:rFonts w:cstheme="minorHAnsi"/>
          </w:rPr>
          <w:t xml:space="preserve"> (solid)</w:t>
        </w:r>
      </w:ins>
      <w:r w:rsidRPr="002D18CA">
        <w:rPr>
          <w:rFonts w:cstheme="minorHAnsi"/>
        </w:rPr>
        <w:t xml:space="preserve"> vs fitted values</w:t>
      </w:r>
      <w:ins w:id="798" w:author="Timo Dahler" w:date="2021-02-03T16:16:00Z">
        <w:r w:rsidR="00303744">
          <w:rPr>
            <w:rFonts w:cstheme="minorHAnsi"/>
          </w:rPr>
          <w:t xml:space="preserve"> (dashed)</w:t>
        </w:r>
      </w:ins>
      <w:r w:rsidRPr="002D18CA">
        <w:rPr>
          <w:rFonts w:cstheme="minorHAnsi"/>
        </w:rPr>
        <w:t xml:space="preserve"> before COVID (July 2019 to January 2020). These are the ten countries for which the correlation coefficient between actual vs fitted values are below 0.25. That is, the model does not do a very good job at predicting the actual values. Therefore, these countries are removed from the full sample and won’t be used for the second-stage regressions.</w:t>
      </w:r>
    </w:p>
    <w:p w14:paraId="4FBBBE26" w14:textId="1C789AC0" w:rsidR="00201614" w:rsidRPr="002D18CA" w:rsidRDefault="00201614" w:rsidP="00201614">
      <w:pPr>
        <w:rPr>
          <w:rFonts w:asciiTheme="minorHAnsi" w:hAnsiTheme="minorHAnsi" w:cstheme="minorHAnsi"/>
          <w:lang w:val="en-US"/>
        </w:rPr>
      </w:pPr>
    </w:p>
    <w:tbl>
      <w:tblPr>
        <w:tblStyle w:val="TableGrid"/>
        <w:tblW w:w="0" w:type="auto"/>
        <w:tblLook w:val="04A0" w:firstRow="1" w:lastRow="0" w:firstColumn="1" w:lastColumn="0" w:noHBand="0" w:noVBand="1"/>
      </w:tblPr>
      <w:tblGrid>
        <w:gridCol w:w="4675"/>
        <w:gridCol w:w="4675"/>
      </w:tblGrid>
      <w:tr w:rsidR="00434B2B" w:rsidRPr="002D18CA" w14:paraId="6BFE5510" w14:textId="77777777" w:rsidTr="007422C3">
        <w:tc>
          <w:tcPr>
            <w:tcW w:w="4675" w:type="dxa"/>
          </w:tcPr>
          <w:p w14:paraId="52630DCB" w14:textId="743AB48E" w:rsidR="00434B2B" w:rsidRPr="00356582" w:rsidRDefault="00356582" w:rsidP="00356582">
            <w:pPr>
              <w:rPr>
                <w:b/>
                <w:bCs/>
                <w:lang w:val="en-US"/>
              </w:rPr>
            </w:pPr>
            <w:r>
              <w:rPr>
                <w:b/>
                <w:bCs/>
                <w:lang w:val="en-US"/>
              </w:rPr>
              <w:t>Countries dropped from full sample</w:t>
            </w:r>
          </w:p>
        </w:tc>
        <w:tc>
          <w:tcPr>
            <w:tcW w:w="4675" w:type="dxa"/>
          </w:tcPr>
          <w:p w14:paraId="3D150F72" w14:textId="0BFB695A" w:rsidR="00434B2B" w:rsidRPr="00356582" w:rsidRDefault="00434B2B" w:rsidP="00356582">
            <w:pPr>
              <w:rPr>
                <w:b/>
                <w:bCs/>
                <w:lang w:val="en-US"/>
              </w:rPr>
            </w:pPr>
            <w:r w:rsidRPr="00356582">
              <w:rPr>
                <w:b/>
                <w:bCs/>
                <w:lang w:val="en-US"/>
              </w:rPr>
              <w:t>countries in reduced sample</w:t>
            </w:r>
          </w:p>
        </w:tc>
      </w:tr>
      <w:tr w:rsidR="00434B2B" w:rsidRPr="002D18CA" w14:paraId="72098AEC" w14:textId="77777777" w:rsidTr="007422C3">
        <w:tc>
          <w:tcPr>
            <w:tcW w:w="4675" w:type="dxa"/>
          </w:tcPr>
          <w:p w14:paraId="1712400D" w14:textId="3DC24463" w:rsidR="00434B2B" w:rsidRPr="002D18CA" w:rsidRDefault="00434B2B" w:rsidP="00356582">
            <w:pPr>
              <w:rPr>
                <w:lang w:val="en-US"/>
              </w:rPr>
            </w:pPr>
            <w:r w:rsidRPr="002D18CA">
              <w:rPr>
                <w:lang w:val="en-US"/>
              </w:rPr>
              <w:t xml:space="preserve">Argentina, Ghana, Kazakhstan, Poland, Romania, </w:t>
            </w:r>
            <w:r w:rsidR="00C22BA7">
              <w:rPr>
                <w:lang w:val="en-US"/>
              </w:rPr>
              <w:t xml:space="preserve">Russia, </w:t>
            </w:r>
            <w:r w:rsidRPr="002D18CA">
              <w:rPr>
                <w:lang w:val="en-US"/>
              </w:rPr>
              <w:t>Sri Lanka, Ukraine, India, Czechia</w:t>
            </w:r>
          </w:p>
        </w:tc>
        <w:tc>
          <w:tcPr>
            <w:tcW w:w="4675" w:type="dxa"/>
          </w:tcPr>
          <w:p w14:paraId="322FE24E" w14:textId="455E93BB" w:rsidR="00434B2B" w:rsidRPr="002D18CA" w:rsidRDefault="00434B2B" w:rsidP="00356582">
            <w:pPr>
              <w:rPr>
                <w:lang w:val="en-US"/>
              </w:rPr>
            </w:pPr>
            <w:r w:rsidRPr="002D18CA">
              <w:rPr>
                <w:lang w:val="en-US"/>
              </w:rPr>
              <w:t xml:space="preserve">Bahrain, Brazil, Chile, China, Colombia, Dominican Republic, Egypt, </w:t>
            </w:r>
            <w:r w:rsidR="00C22BA7">
              <w:rPr>
                <w:lang w:val="en-US"/>
              </w:rPr>
              <w:t xml:space="preserve">Hungary, </w:t>
            </w:r>
            <w:r w:rsidRPr="002D18CA">
              <w:rPr>
                <w:lang w:val="en-US"/>
              </w:rPr>
              <w:t>Indonesia, Malaysia, Mexico, Panama, Peru, Philippines, Qatar, Russia, Saudi Arabia, South Africa, Turkey, Uruguay, Thailand</w:t>
            </w:r>
          </w:p>
        </w:tc>
      </w:tr>
    </w:tbl>
    <w:p w14:paraId="29A286AD" w14:textId="799EE3AB" w:rsidR="00434B2B" w:rsidRPr="002D18CA" w:rsidRDefault="00434B2B" w:rsidP="00434B2B">
      <w:pPr>
        <w:pStyle w:val="Caption"/>
        <w:rPr>
          <w:rFonts w:cstheme="minorHAnsi"/>
        </w:rPr>
      </w:pPr>
      <w:bookmarkStart w:id="799" w:name="_Ref61986042"/>
      <w:r w:rsidRPr="002D18CA">
        <w:rPr>
          <w:rFonts w:cstheme="minorHAnsi"/>
        </w:rPr>
        <w:t xml:space="preserve">Table </w:t>
      </w:r>
      <w:r w:rsidRPr="002D18CA">
        <w:rPr>
          <w:rFonts w:cstheme="minorHAnsi"/>
        </w:rPr>
        <w:fldChar w:fldCharType="begin"/>
      </w:r>
      <w:r w:rsidRPr="002D18CA">
        <w:rPr>
          <w:rFonts w:cstheme="minorHAnsi"/>
        </w:rPr>
        <w:instrText xml:space="preserve"> SEQ Table \* ARABIC </w:instrText>
      </w:r>
      <w:r w:rsidRPr="002D18CA">
        <w:rPr>
          <w:rFonts w:cstheme="minorHAnsi"/>
        </w:rPr>
        <w:fldChar w:fldCharType="separate"/>
      </w:r>
      <w:r w:rsidR="00874176">
        <w:rPr>
          <w:rFonts w:cstheme="minorHAnsi"/>
          <w:noProof/>
        </w:rPr>
        <w:t>4</w:t>
      </w:r>
      <w:r w:rsidRPr="002D18CA">
        <w:rPr>
          <w:rFonts w:cstheme="minorHAnsi"/>
        </w:rPr>
        <w:fldChar w:fldCharType="end"/>
      </w:r>
      <w:bookmarkEnd w:id="799"/>
      <w:r w:rsidRPr="002D18CA">
        <w:rPr>
          <w:rFonts w:cstheme="minorHAnsi"/>
        </w:rPr>
        <w:t>: List of 20 emerging markets that constitute our reduced sample. The 20 countries were obtained after deleting 10 countries from the full sample based on low correlation coefficients between actual vs fitted values over the pre COVID</w:t>
      </w:r>
      <w:r w:rsidR="006D1536">
        <w:rPr>
          <w:rFonts w:cstheme="minorHAnsi"/>
        </w:rPr>
        <w:t>-19</w:t>
      </w:r>
      <w:r w:rsidRPr="002D18CA">
        <w:rPr>
          <w:rFonts w:cstheme="minorHAnsi"/>
        </w:rPr>
        <w:t xml:space="preserve"> </w:t>
      </w:r>
      <w:r w:rsidR="006D1536">
        <w:rPr>
          <w:rFonts w:cstheme="minorHAnsi"/>
        </w:rPr>
        <w:t xml:space="preserve">out-of-sample </w:t>
      </w:r>
      <w:r w:rsidRPr="002D18CA">
        <w:rPr>
          <w:rFonts w:cstheme="minorHAnsi"/>
        </w:rPr>
        <w:t xml:space="preserve">period July 2019 to </w:t>
      </w:r>
      <w:r w:rsidR="006D1536">
        <w:rPr>
          <w:rFonts w:cstheme="minorHAnsi"/>
        </w:rPr>
        <w:t>January</w:t>
      </w:r>
      <w:r w:rsidRPr="002D18CA">
        <w:rPr>
          <w:rFonts w:cstheme="minorHAnsi"/>
        </w:rPr>
        <w:t xml:space="preserve"> 2020.</w:t>
      </w:r>
    </w:p>
    <w:p w14:paraId="246D8D19" w14:textId="624DFAEA" w:rsidR="00201614" w:rsidRPr="002D18CA" w:rsidDel="002B0CEC" w:rsidRDefault="00201614" w:rsidP="00201614">
      <w:pPr>
        <w:rPr>
          <w:del w:id="800" w:author="Timo Dahler" w:date="2021-02-03T16:38:00Z"/>
          <w:rFonts w:asciiTheme="minorHAnsi" w:hAnsiTheme="minorHAnsi" w:cstheme="minorHAnsi"/>
          <w:lang w:val="en-US"/>
        </w:rPr>
      </w:pPr>
      <w:del w:id="801" w:author="Timo Dahler" w:date="2021-02-03T16:38:00Z">
        <w:r w:rsidRPr="002D18CA" w:rsidDel="002B0CEC">
          <w:rPr>
            <w:rFonts w:asciiTheme="minorHAnsi" w:hAnsiTheme="minorHAnsi" w:cstheme="minorHAnsi"/>
            <w:noProof/>
            <w:lang w:val="en-US" w:eastAsia="en-US"/>
          </w:rPr>
          <w:drawing>
            <wp:inline distT="0" distB="0" distL="0" distR="0" wp14:anchorId="14C19DF6" wp14:editId="62D5A47B">
              <wp:extent cx="5943600" cy="26003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del>
    </w:p>
    <w:p w14:paraId="0685B450" w14:textId="2EA2F5BC" w:rsidR="00434B2B" w:rsidRPr="002D18CA" w:rsidDel="002B0CEC" w:rsidRDefault="00201614" w:rsidP="00201614">
      <w:pPr>
        <w:pStyle w:val="Caption"/>
        <w:rPr>
          <w:del w:id="802" w:author="Timo Dahler" w:date="2021-02-03T16:38:00Z"/>
          <w:rFonts w:cstheme="minorHAnsi"/>
        </w:rPr>
      </w:pPr>
      <w:bookmarkStart w:id="803" w:name="_Ref61986150"/>
      <w:del w:id="804" w:author="Timo Dahler" w:date="2021-02-03T16:38:00Z">
        <w:r w:rsidRPr="002D18CA" w:rsidDel="002B0CEC">
          <w:rPr>
            <w:rFonts w:cstheme="minorHAnsi"/>
          </w:rPr>
          <w:delText xml:space="preserve">Figure </w:delText>
        </w:r>
        <w:r w:rsidRPr="002D18CA" w:rsidDel="002B0CEC">
          <w:rPr>
            <w:rFonts w:cstheme="minorHAnsi"/>
          </w:rPr>
          <w:fldChar w:fldCharType="begin"/>
        </w:r>
        <w:r w:rsidRPr="002D18CA" w:rsidDel="002B0CEC">
          <w:rPr>
            <w:rFonts w:cstheme="minorHAnsi"/>
          </w:rPr>
          <w:delInstrText xml:space="preserve"> SEQ Figure \* ARABIC </w:delInstrText>
        </w:r>
        <w:r w:rsidRPr="002D18CA" w:rsidDel="002B0CEC">
          <w:rPr>
            <w:rFonts w:cstheme="minorHAnsi"/>
          </w:rPr>
          <w:fldChar w:fldCharType="separate"/>
        </w:r>
        <w:r w:rsidR="00874176" w:rsidDel="002B0CEC">
          <w:rPr>
            <w:rFonts w:cstheme="minorHAnsi"/>
            <w:noProof/>
          </w:rPr>
          <w:delText>11</w:delText>
        </w:r>
        <w:r w:rsidRPr="002D18CA" w:rsidDel="002B0CEC">
          <w:rPr>
            <w:rFonts w:cstheme="minorHAnsi"/>
          </w:rPr>
          <w:fldChar w:fldCharType="end"/>
        </w:r>
        <w:bookmarkEnd w:id="803"/>
        <w:r w:rsidRPr="002D18CA" w:rsidDel="002B0CEC">
          <w:rPr>
            <w:rFonts w:cstheme="minorHAnsi"/>
          </w:rPr>
          <w:delText>: Actual vs fitted values before COVID</w:delText>
        </w:r>
        <w:r w:rsidR="006D1536" w:rsidDel="002B0CEC">
          <w:rPr>
            <w:rFonts w:cstheme="minorHAnsi"/>
          </w:rPr>
          <w:delText>-19</w:delText>
        </w:r>
        <w:r w:rsidRPr="002D18CA" w:rsidDel="002B0CEC">
          <w:rPr>
            <w:rFonts w:cstheme="minorHAnsi"/>
          </w:rPr>
          <w:delText xml:space="preserve"> (July 2019 to January 2020</w:delText>
        </w:r>
        <w:r w:rsidR="009747CF" w:rsidDel="002B0CEC">
          <w:rPr>
            <w:rFonts w:cstheme="minorHAnsi"/>
          </w:rPr>
          <w:delText>, 20 country sample</w:delText>
        </w:r>
        <w:r w:rsidRPr="002D18CA" w:rsidDel="002B0CEC">
          <w:rPr>
            <w:rFonts w:cstheme="minorHAnsi"/>
          </w:rPr>
          <w:delText>).</w:delText>
        </w:r>
        <w:r w:rsidR="009747CF" w:rsidDel="002B0CEC">
          <w:rPr>
            <w:rFonts w:cstheme="minorHAnsi"/>
          </w:rPr>
          <w:delText xml:space="preserve"> </w:delText>
        </w:r>
      </w:del>
    </w:p>
    <w:p w14:paraId="695967D3" w14:textId="3F9D9734" w:rsidR="00DF477F" w:rsidRPr="002D18CA" w:rsidRDefault="00FA44FA" w:rsidP="00DF477F">
      <w:pPr>
        <w:keepNext/>
        <w:rPr>
          <w:lang w:val="en-US"/>
        </w:rPr>
      </w:pPr>
      <w:ins w:id="805" w:author="Timo Dahler" w:date="2021-02-05T13:46:00Z">
        <w:r>
          <w:rPr>
            <w:noProof/>
            <w:lang w:val="en-US"/>
          </w:rPr>
          <w:drawing>
            <wp:inline distT="0" distB="0" distL="0" distR="0" wp14:anchorId="032E84A0" wp14:editId="2AA28F05">
              <wp:extent cx="5943600" cy="231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r w:rsidRPr="002D18CA">
          <w:rPr>
            <w:noProof/>
            <w:lang w:val="en-US" w:eastAsia="en-US"/>
          </w:rPr>
          <w:t xml:space="preserve"> </w:t>
        </w:r>
      </w:ins>
    </w:p>
    <w:p w14:paraId="71B289B2" w14:textId="42175345" w:rsidR="00006341" w:rsidRPr="002D18CA" w:rsidRDefault="00DF477F" w:rsidP="00DF477F">
      <w:pPr>
        <w:pStyle w:val="Caption"/>
      </w:pPr>
      <w:bookmarkStart w:id="806" w:name="_Ref62046359"/>
      <w:r w:rsidRPr="002D18CA">
        <w:t xml:space="preserve">Figure </w:t>
      </w:r>
      <w:r w:rsidRPr="002D18CA">
        <w:fldChar w:fldCharType="begin"/>
      </w:r>
      <w:r w:rsidRPr="002D18CA">
        <w:instrText xml:space="preserve"> SEQ Figure \* ARABIC </w:instrText>
      </w:r>
      <w:r w:rsidRPr="002D18CA">
        <w:fldChar w:fldCharType="separate"/>
      </w:r>
      <w:r w:rsidR="00874176">
        <w:rPr>
          <w:noProof/>
        </w:rPr>
        <w:t>12</w:t>
      </w:r>
      <w:r w:rsidRPr="002D18CA">
        <w:fldChar w:fldCharType="end"/>
      </w:r>
      <w:bookmarkEnd w:id="806"/>
      <w:r w:rsidRPr="002D18CA">
        <w:t xml:space="preserve">: Emerging </w:t>
      </w:r>
      <w:r w:rsidR="0040244D">
        <w:t>m</w:t>
      </w:r>
      <w:r w:rsidRPr="002D18CA">
        <w:t>arket average COVID</w:t>
      </w:r>
      <w:r w:rsidR="0040244D">
        <w:t>-19</w:t>
      </w:r>
      <w:r w:rsidRPr="002D18CA">
        <w:t xml:space="preserve"> residual (</w:t>
      </w:r>
      <w:r w:rsidR="0040244D">
        <w:t xml:space="preserve">20 country </w:t>
      </w:r>
      <w:r w:rsidRPr="002D18CA">
        <w:t>sample).</w:t>
      </w:r>
    </w:p>
    <w:p w14:paraId="75A844C2" w14:textId="2625C953" w:rsidR="006C1968" w:rsidRPr="002D18CA" w:rsidRDefault="006C1968">
      <w:pPr>
        <w:rPr>
          <w:lang w:val="en-US"/>
        </w:rPr>
      </w:pPr>
    </w:p>
    <w:p w14:paraId="2F6D094F" w14:textId="050AF46B" w:rsidR="006C1968" w:rsidRPr="002D18CA" w:rsidRDefault="006C1968" w:rsidP="006C1968">
      <w:pPr>
        <w:pStyle w:val="Caption"/>
      </w:pPr>
      <w:bookmarkStart w:id="807" w:name="_Ref62053988"/>
      <w:r w:rsidRPr="002D18CA">
        <w:rPr>
          <w:noProof/>
          <w:lang w:eastAsia="en-US"/>
        </w:rPr>
        <w:lastRenderedPageBreak/>
        <w:drawing>
          <wp:inline distT="0" distB="0" distL="0" distR="0" wp14:anchorId="2302E1CE" wp14:editId="193FA4D2">
            <wp:extent cx="5942822" cy="727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extLst>
                        <a:ext uri="{28A0092B-C50C-407E-A947-70E740481C1C}">
                          <a14:useLocalDpi xmlns:a14="http://schemas.microsoft.com/office/drawing/2010/main" val="0"/>
                        </a:ext>
                      </a:extLst>
                    </a:blip>
                    <a:srcRect l="5679" t="4670" r="17577" b="22728"/>
                    <a:stretch/>
                  </pic:blipFill>
                  <pic:spPr bwMode="auto">
                    <a:xfrm>
                      <a:off x="0" y="0"/>
                      <a:ext cx="5942822" cy="7275600"/>
                    </a:xfrm>
                    <a:prstGeom prst="rect">
                      <a:avLst/>
                    </a:prstGeom>
                    <a:ln>
                      <a:noFill/>
                    </a:ln>
                    <a:extLst>
                      <a:ext uri="{53640926-AAD7-44D8-BBD7-CCE9431645EC}">
                        <a14:shadowObscured xmlns:a14="http://schemas.microsoft.com/office/drawing/2010/main"/>
                      </a:ext>
                    </a:extLst>
                  </pic:spPr>
                </pic:pic>
              </a:graphicData>
            </a:graphic>
          </wp:inline>
        </w:drawing>
      </w:r>
    </w:p>
    <w:p w14:paraId="104ADCBC" w14:textId="5017B110" w:rsidR="006C1968" w:rsidRPr="002D18CA" w:rsidRDefault="006C1968" w:rsidP="006C1968">
      <w:pPr>
        <w:pStyle w:val="Caption"/>
      </w:pPr>
      <w:bookmarkStart w:id="808" w:name="_Ref62054224"/>
      <w:r w:rsidRPr="002D18CA">
        <w:t xml:space="preserve">Table </w:t>
      </w:r>
      <w:r w:rsidRPr="002D18CA">
        <w:fldChar w:fldCharType="begin"/>
      </w:r>
      <w:r w:rsidRPr="002D18CA">
        <w:instrText xml:space="preserve"> SEQ Table \* ARABIC </w:instrText>
      </w:r>
      <w:r w:rsidRPr="002D18CA">
        <w:fldChar w:fldCharType="separate"/>
      </w:r>
      <w:r w:rsidR="00874176">
        <w:rPr>
          <w:noProof/>
        </w:rPr>
        <w:t>5</w:t>
      </w:r>
      <w:r w:rsidRPr="002D18CA">
        <w:fldChar w:fldCharType="end"/>
      </w:r>
      <w:bookmarkEnd w:id="807"/>
      <w:bookmarkEnd w:id="808"/>
      <w:r w:rsidRPr="002D18CA">
        <w:t xml:space="preserve">: </w:t>
      </w:r>
      <w:r w:rsidR="00B3766F">
        <w:t>Analysis of</w:t>
      </w:r>
      <w:r w:rsidRPr="002D18CA">
        <w:t xml:space="preserve"> </w:t>
      </w:r>
      <w:r w:rsidR="00B3766F">
        <w:t xml:space="preserve">daily </w:t>
      </w:r>
      <w:r w:rsidR="00B63141">
        <w:t xml:space="preserve">peak </w:t>
      </w:r>
      <w:r w:rsidRPr="002D18CA">
        <w:t>COVID</w:t>
      </w:r>
      <w:r w:rsidR="00B63141">
        <w:t>-19</w:t>
      </w:r>
      <w:r w:rsidRPr="002D18CA">
        <w:t xml:space="preserve"> residual</w:t>
      </w:r>
      <w:r w:rsidR="00B3766F">
        <w:t>s</w:t>
      </w:r>
      <w:r w:rsidR="00B63141">
        <w:t xml:space="preserve"> </w:t>
      </w:r>
      <w:r w:rsidR="00C35B3E">
        <w:t>(</w:t>
      </w:r>
      <w:r w:rsidR="00B3766F">
        <w:t xml:space="preserve">March 2020, </w:t>
      </w:r>
      <w:r w:rsidR="00B63141">
        <w:t>20 country sample</w:t>
      </w:r>
      <w:r w:rsidR="00C35B3E">
        <w:t>).</w:t>
      </w:r>
    </w:p>
    <w:p w14:paraId="0E41E069" w14:textId="29332416" w:rsidR="006C1968" w:rsidRPr="002D18CA" w:rsidRDefault="006C1968">
      <w:pPr>
        <w:rPr>
          <w:lang w:val="en-US"/>
        </w:rPr>
      </w:pPr>
    </w:p>
    <w:p w14:paraId="4AC8031F" w14:textId="79AA2A1E" w:rsidR="008C3412" w:rsidRPr="002D18CA" w:rsidRDefault="008C3412" w:rsidP="008C3412">
      <w:pPr>
        <w:pStyle w:val="Caption"/>
        <w:keepNext/>
      </w:pPr>
      <w:r w:rsidRPr="002D18CA">
        <w:rPr>
          <w:noProof/>
          <w:lang w:eastAsia="en-US"/>
        </w:rPr>
        <w:lastRenderedPageBreak/>
        <w:drawing>
          <wp:inline distT="0" distB="0" distL="0" distR="0" wp14:anchorId="762C9C8B" wp14:editId="6C72474E">
            <wp:extent cx="5943600" cy="7745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l="6044" t="4671" r="17756" b="18594"/>
                    <a:stretch/>
                  </pic:blipFill>
                  <pic:spPr bwMode="auto">
                    <a:xfrm>
                      <a:off x="0" y="0"/>
                      <a:ext cx="5943600" cy="7745980"/>
                    </a:xfrm>
                    <a:prstGeom prst="rect">
                      <a:avLst/>
                    </a:prstGeom>
                    <a:ln>
                      <a:noFill/>
                    </a:ln>
                    <a:extLst>
                      <a:ext uri="{53640926-AAD7-44D8-BBD7-CCE9431645EC}">
                        <a14:shadowObscured xmlns:a14="http://schemas.microsoft.com/office/drawing/2010/main"/>
                      </a:ext>
                    </a:extLst>
                  </pic:spPr>
                </pic:pic>
              </a:graphicData>
            </a:graphic>
          </wp:inline>
        </w:drawing>
      </w:r>
    </w:p>
    <w:p w14:paraId="101ECBF8" w14:textId="694CC8ED" w:rsidR="008C3412" w:rsidRPr="002D18CA" w:rsidRDefault="008C3412" w:rsidP="008C3412">
      <w:pPr>
        <w:pStyle w:val="Caption"/>
      </w:pPr>
      <w:bookmarkStart w:id="809" w:name="_Ref62055138"/>
      <w:r w:rsidRPr="002D18CA">
        <w:t xml:space="preserve">Table </w:t>
      </w:r>
      <w:r w:rsidRPr="002D18CA">
        <w:fldChar w:fldCharType="begin"/>
      </w:r>
      <w:r w:rsidRPr="002D18CA">
        <w:instrText xml:space="preserve"> SEQ Table \* ARABIC </w:instrText>
      </w:r>
      <w:r w:rsidRPr="002D18CA">
        <w:fldChar w:fldCharType="separate"/>
      </w:r>
      <w:r w:rsidR="00874176">
        <w:rPr>
          <w:noProof/>
        </w:rPr>
        <w:t>6</w:t>
      </w:r>
      <w:r w:rsidRPr="002D18CA">
        <w:fldChar w:fldCharType="end"/>
      </w:r>
      <w:bookmarkEnd w:id="809"/>
      <w:r w:rsidRPr="002D18CA">
        <w:t xml:space="preserve">: </w:t>
      </w:r>
      <w:r w:rsidR="00B3766F">
        <w:t>Analysis of daily peak COVID-1</w:t>
      </w:r>
      <w:r w:rsidR="009747CF">
        <w:t xml:space="preserve">9 CDS spread changes </w:t>
      </w:r>
      <w:r w:rsidR="00B3766F">
        <w:t>(March 2020, 20 country sample).</w:t>
      </w:r>
    </w:p>
    <w:p w14:paraId="3C77ADAA" w14:textId="558644DC" w:rsidR="00C17CC2" w:rsidRDefault="00C17CC2">
      <w:pPr>
        <w:rPr>
          <w:lang w:val="en-US"/>
        </w:rPr>
      </w:pPr>
      <w:r w:rsidRPr="00C17CC2">
        <w:rPr>
          <w:noProof/>
          <w:lang w:val="en-US" w:eastAsia="en-US"/>
        </w:rPr>
        <w:lastRenderedPageBreak/>
        <w:drawing>
          <wp:inline distT="0" distB="0" distL="0" distR="0" wp14:anchorId="517CED59" wp14:editId="66EC4FED">
            <wp:extent cx="5943600" cy="6017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17895"/>
                    </a:xfrm>
                    <a:prstGeom prst="rect">
                      <a:avLst/>
                    </a:prstGeom>
                  </pic:spPr>
                </pic:pic>
              </a:graphicData>
            </a:graphic>
          </wp:inline>
        </w:drawing>
      </w:r>
    </w:p>
    <w:p w14:paraId="1B0C817E" w14:textId="594317AB" w:rsidR="00C17CC2" w:rsidRDefault="00C17CC2" w:rsidP="00C17CC2">
      <w:pPr>
        <w:pStyle w:val="Caption"/>
      </w:pPr>
      <w:bookmarkStart w:id="810" w:name="_Ref62315749"/>
      <w:r>
        <w:t xml:space="preserve">Table </w:t>
      </w:r>
      <w:r>
        <w:fldChar w:fldCharType="begin"/>
      </w:r>
      <w:r>
        <w:instrText xml:space="preserve"> SEQ Table \* ARABIC </w:instrText>
      </w:r>
      <w:r>
        <w:fldChar w:fldCharType="separate"/>
      </w:r>
      <w:r w:rsidR="00874176">
        <w:rPr>
          <w:noProof/>
        </w:rPr>
        <w:t>7</w:t>
      </w:r>
      <w:r>
        <w:fldChar w:fldCharType="end"/>
      </w:r>
      <w:bookmarkEnd w:id="810"/>
      <w:r>
        <w:t xml:space="preserve">: </w:t>
      </w:r>
      <w:r w:rsidRPr="003625FD">
        <w:t xml:space="preserve">Analysis </w:t>
      </w:r>
      <w:r w:rsidR="00B9121B">
        <w:t>of</w:t>
      </w:r>
      <w:r w:rsidRPr="003625FD">
        <w:t xml:space="preserve"> </w:t>
      </w:r>
      <w:r w:rsidR="00B9121B">
        <w:t>daily</w:t>
      </w:r>
      <w:r w:rsidRPr="003625FD">
        <w:t xml:space="preserve"> CDS spread change</w:t>
      </w:r>
      <w:r w:rsidR="00B9121B">
        <w:t>s (</w:t>
      </w:r>
      <w:r>
        <w:t>January 2014 to June 2020</w:t>
      </w:r>
      <w:r w:rsidR="00B9121B">
        <w:t>, 30 country sample).</w:t>
      </w:r>
    </w:p>
    <w:p w14:paraId="68F418DD" w14:textId="776ABF7B" w:rsidR="00C17CC2" w:rsidRDefault="00C17CC2">
      <w:pPr>
        <w:rPr>
          <w:lang w:val="en-US"/>
        </w:rPr>
      </w:pPr>
    </w:p>
    <w:p w14:paraId="535AC5A9" w14:textId="77777777" w:rsidR="00C17CC2" w:rsidRPr="002D18CA" w:rsidRDefault="00C17CC2">
      <w:pPr>
        <w:rPr>
          <w:lang w:val="en-US"/>
        </w:rPr>
      </w:pPr>
    </w:p>
    <w:p w14:paraId="297C39F3" w14:textId="5362BEE3" w:rsidR="00006341" w:rsidRPr="002D18CA" w:rsidRDefault="00006341">
      <w:pPr>
        <w:rPr>
          <w:rFonts w:asciiTheme="minorHAnsi" w:hAnsiTheme="minorHAnsi"/>
          <w:i/>
          <w:iCs/>
          <w:color w:val="44546A" w:themeColor="text2"/>
          <w:sz w:val="18"/>
          <w:szCs w:val="18"/>
          <w:lang w:val="en-US"/>
        </w:rPr>
      </w:pPr>
      <w:r w:rsidRPr="002D18CA">
        <w:rPr>
          <w:lang w:val="en-US"/>
        </w:rPr>
        <w:br w:type="page"/>
      </w:r>
    </w:p>
    <w:p w14:paraId="70D0BFB5" w14:textId="14F9DDB8" w:rsidR="00E628CD" w:rsidRDefault="002474FD" w:rsidP="002474FD">
      <w:pPr>
        <w:pStyle w:val="Heading1"/>
        <w:numPr>
          <w:ilvl w:val="0"/>
          <w:numId w:val="0"/>
        </w:numPr>
        <w:rPr>
          <w:rFonts w:cs="Arial"/>
          <w:color w:val="222222"/>
          <w:sz w:val="20"/>
          <w:szCs w:val="20"/>
          <w:shd w:val="clear" w:color="auto" w:fill="FFFFFF"/>
        </w:rPr>
      </w:pPr>
      <w:bookmarkStart w:id="811" w:name="_Toc62486918"/>
      <w:r w:rsidRPr="002474FD">
        <w:rPr>
          <w:rFonts w:asciiTheme="minorHAnsi" w:hAnsiTheme="minorHAnsi" w:cstheme="minorHAnsi"/>
        </w:rPr>
        <w:lastRenderedPageBreak/>
        <w:t>Bibliography</w:t>
      </w:r>
      <w:bookmarkEnd w:id="811"/>
    </w:p>
    <w:p w14:paraId="54106C81" w14:textId="58653634" w:rsidR="004E7E12" w:rsidRPr="004E7E12" w:rsidRDefault="004E7E12" w:rsidP="000E23E1">
      <w:pPr>
        <w:rPr>
          <w:rFonts w:ascii="Times New Roman" w:hAnsi="Times New Roman"/>
        </w:rPr>
      </w:pPr>
      <w:r w:rsidRPr="002474FD">
        <w:rPr>
          <w:shd w:val="clear" w:color="auto" w:fill="FFFFFF"/>
        </w:rPr>
        <w:t>Ahmed, S., Coulibaly, B., &amp; Zlate, A. (2017). International financial spillovers to emerging market economies: How important are economic fundamentals?. </w:t>
      </w:r>
      <w:r w:rsidRPr="002474FD">
        <w:rPr>
          <w:i/>
          <w:iCs/>
        </w:rPr>
        <w:t>Journal of International Money and Finance</w:t>
      </w:r>
      <w:r w:rsidRPr="002474FD">
        <w:rPr>
          <w:shd w:val="clear" w:color="auto" w:fill="FFFFFF"/>
        </w:rPr>
        <w:t>, </w:t>
      </w:r>
      <w:r w:rsidRPr="002474FD">
        <w:rPr>
          <w:i/>
          <w:iCs/>
        </w:rPr>
        <w:t>76</w:t>
      </w:r>
      <w:r w:rsidRPr="002474FD">
        <w:rPr>
          <w:shd w:val="clear" w:color="auto" w:fill="FFFFFF"/>
        </w:rPr>
        <w:t>, 133-152.</w:t>
      </w:r>
    </w:p>
    <w:p w14:paraId="4EE4AD34" w14:textId="77777777" w:rsidR="004E7E12" w:rsidRDefault="004E7E12" w:rsidP="004E7E12">
      <w:pPr>
        <w:rPr>
          <w:shd w:val="clear" w:color="auto" w:fill="FFFFFF"/>
        </w:rPr>
      </w:pPr>
    </w:p>
    <w:p w14:paraId="2C8C4808" w14:textId="3DDD3FF5" w:rsidR="004E7E12" w:rsidRPr="004E7E12" w:rsidRDefault="004E7E12" w:rsidP="004E7E12">
      <w:pPr>
        <w:rPr>
          <w:rFonts w:ascii="Times New Roman" w:hAnsi="Times New Roman"/>
        </w:rPr>
      </w:pPr>
      <w:r w:rsidRPr="004E7E12">
        <w:rPr>
          <w:shd w:val="clear" w:color="auto" w:fill="FFFFFF"/>
        </w:rPr>
        <w:t>Alberola-Ila, E., Arslan, Y., Cheng, G., &amp; Moessner, R. (2020). </w:t>
      </w:r>
      <w:r w:rsidRPr="004E7E12">
        <w:rPr>
          <w:i/>
          <w:iCs/>
        </w:rPr>
        <w:t>The fiscal response to the Covid-19 crisis in advanced and emerging market economies</w:t>
      </w:r>
      <w:r w:rsidRPr="004E7E12">
        <w:rPr>
          <w:shd w:val="clear" w:color="auto" w:fill="FFFFFF"/>
        </w:rPr>
        <w:t> (No. 23). Bank for International Settlements.</w:t>
      </w:r>
    </w:p>
    <w:p w14:paraId="75387FED" w14:textId="77777777" w:rsidR="004E7E12" w:rsidRDefault="004E7E12" w:rsidP="004E7E12">
      <w:pPr>
        <w:rPr>
          <w:shd w:val="clear" w:color="auto" w:fill="FFFFFF"/>
        </w:rPr>
      </w:pPr>
    </w:p>
    <w:p w14:paraId="1B56D012" w14:textId="6BEB7663" w:rsidR="00E628CD" w:rsidRPr="004E7E12" w:rsidRDefault="002474FD" w:rsidP="000E23E1">
      <w:pPr>
        <w:rPr>
          <w:rFonts w:ascii="Times New Roman" w:hAnsi="Times New Roman"/>
        </w:rPr>
      </w:pPr>
      <w:r w:rsidRPr="002474FD">
        <w:rPr>
          <w:shd w:val="clear" w:color="auto" w:fill="FFFFFF"/>
        </w:rPr>
        <w:t>Augustin, P., Subrahmanyam, M. G., Tang, D. Y., &amp; Wang, S. Q. (2014). Credit default swaps–A survey. </w:t>
      </w:r>
      <w:r w:rsidRPr="002474FD">
        <w:rPr>
          <w:i/>
          <w:iCs/>
        </w:rPr>
        <w:t>Foundations and Trends in Finance</w:t>
      </w:r>
      <w:r w:rsidRPr="002474FD">
        <w:rPr>
          <w:shd w:val="clear" w:color="auto" w:fill="FFFFFF"/>
        </w:rPr>
        <w:t>, </w:t>
      </w:r>
      <w:r w:rsidRPr="002474FD">
        <w:rPr>
          <w:i/>
          <w:iCs/>
        </w:rPr>
        <w:t>9</w:t>
      </w:r>
      <w:r w:rsidRPr="002474FD">
        <w:rPr>
          <w:shd w:val="clear" w:color="auto" w:fill="FFFFFF"/>
        </w:rPr>
        <w:t>(1-2), 1-196.</w:t>
      </w:r>
    </w:p>
    <w:p w14:paraId="49E67D32" w14:textId="25977709" w:rsidR="002474FD" w:rsidRDefault="002474FD" w:rsidP="000E23E1">
      <w:pPr>
        <w:rPr>
          <w:shd w:val="clear" w:color="auto" w:fill="FFFFFF"/>
        </w:rPr>
      </w:pPr>
    </w:p>
    <w:p w14:paraId="3EBE50D0" w14:textId="3CBEA945" w:rsidR="00BC650C" w:rsidRPr="00881A2F" w:rsidRDefault="00BC650C" w:rsidP="000E23E1">
      <w:pPr>
        <w:rPr>
          <w:rFonts w:ascii="Times New Roman" w:hAnsi="Times New Roman"/>
        </w:rPr>
      </w:pPr>
      <w:r w:rsidRPr="00BC650C">
        <w:rPr>
          <w:shd w:val="clear" w:color="auto" w:fill="FFFFFF"/>
        </w:rPr>
        <w:t>Bahaj, S., &amp; Reis, R. (2020). Central bank swap lines during the Covid-19 pandemic. </w:t>
      </w:r>
      <w:r w:rsidRPr="00BC650C">
        <w:rPr>
          <w:i/>
          <w:iCs/>
        </w:rPr>
        <w:t>Covid Economics</w:t>
      </w:r>
      <w:r w:rsidRPr="00BC650C">
        <w:rPr>
          <w:shd w:val="clear" w:color="auto" w:fill="FFFFFF"/>
        </w:rPr>
        <w:t>, </w:t>
      </w:r>
      <w:r w:rsidRPr="00BC650C">
        <w:rPr>
          <w:i/>
          <w:iCs/>
        </w:rPr>
        <w:t>2</w:t>
      </w:r>
      <w:r w:rsidRPr="00BC650C">
        <w:rPr>
          <w:shd w:val="clear" w:color="auto" w:fill="FFFFFF"/>
        </w:rPr>
        <w:t>, 1-12.</w:t>
      </w:r>
    </w:p>
    <w:p w14:paraId="75FBF19B" w14:textId="77777777" w:rsidR="00BC650C" w:rsidRDefault="00BC650C" w:rsidP="000E23E1">
      <w:pPr>
        <w:rPr>
          <w:shd w:val="clear" w:color="auto" w:fill="FFFFFF"/>
        </w:rPr>
      </w:pPr>
    </w:p>
    <w:p w14:paraId="7074B59C" w14:textId="599A8F98" w:rsidR="000E23E1" w:rsidRDefault="000E23E1" w:rsidP="000E23E1">
      <w:pPr>
        <w:rPr>
          <w:shd w:val="clear" w:color="auto" w:fill="FFFFFF"/>
        </w:rPr>
      </w:pPr>
      <w:r w:rsidRPr="000E23E1">
        <w:rPr>
          <w:shd w:val="clear" w:color="auto" w:fill="FFFFFF"/>
        </w:rPr>
        <w:t>Cepni, O., Kucuksarac, D., &amp; Yilmaz, M. H. (2017). The sensitivity of credit default swap premium to global risk factor: Evidence from emerging markets. Economics Letters, 159, 74-77.</w:t>
      </w:r>
    </w:p>
    <w:p w14:paraId="109EE555" w14:textId="77777777" w:rsidR="000E23E1" w:rsidRPr="002474FD" w:rsidRDefault="000E23E1" w:rsidP="000E23E1">
      <w:pPr>
        <w:rPr>
          <w:shd w:val="clear" w:color="auto" w:fill="FFFFFF"/>
        </w:rPr>
      </w:pPr>
    </w:p>
    <w:p w14:paraId="7B7F3B36" w14:textId="62C6F188" w:rsidR="00E628CD" w:rsidRDefault="00B52A91" w:rsidP="000E23E1">
      <w:pPr>
        <w:rPr>
          <w:shd w:val="clear" w:color="auto" w:fill="FFFFFF"/>
        </w:rPr>
      </w:pPr>
      <w:r w:rsidRPr="00B52A91">
        <w:rPr>
          <w:shd w:val="clear" w:color="auto" w:fill="FFFFFF"/>
        </w:rPr>
        <w:t>Fender, I., Hayo, B., &amp; Neuenkirch, M. (2012). Daily pricing of emerging market sovereign CDS before and during the global financial crisis. </w:t>
      </w:r>
      <w:r w:rsidRPr="00B52A91">
        <w:rPr>
          <w:i/>
          <w:iCs/>
        </w:rPr>
        <w:t>Journal of Banking &amp; Finance</w:t>
      </w:r>
      <w:r w:rsidRPr="00B52A91">
        <w:rPr>
          <w:shd w:val="clear" w:color="auto" w:fill="FFFFFF"/>
        </w:rPr>
        <w:t>, </w:t>
      </w:r>
      <w:r w:rsidRPr="00B52A91">
        <w:rPr>
          <w:i/>
          <w:iCs/>
        </w:rPr>
        <w:t>36</w:t>
      </w:r>
      <w:r w:rsidRPr="00B52A91">
        <w:rPr>
          <w:shd w:val="clear" w:color="auto" w:fill="FFFFFF"/>
        </w:rPr>
        <w:t>(10), 2786-2794.</w:t>
      </w:r>
    </w:p>
    <w:p w14:paraId="052CC82D" w14:textId="22080AB1" w:rsidR="00BC650C" w:rsidRDefault="00BC650C" w:rsidP="000E23E1">
      <w:pPr>
        <w:rPr>
          <w:shd w:val="clear" w:color="auto" w:fill="FFFFFF"/>
        </w:rPr>
      </w:pPr>
    </w:p>
    <w:p w14:paraId="298EDF73" w14:textId="3E3CF024" w:rsidR="00BC650C" w:rsidRPr="00B52A91" w:rsidRDefault="00BC650C" w:rsidP="00BC650C">
      <w:pPr>
        <w:rPr>
          <w:rFonts w:ascii="Times New Roman" w:hAnsi="Times New Roman"/>
        </w:rPr>
      </w:pPr>
      <w:r w:rsidRPr="00BC650C">
        <w:rPr>
          <w:shd w:val="clear" w:color="auto" w:fill="FFFFFF"/>
        </w:rPr>
        <w:t>Horn, S., Reinhart, C. M., &amp; Trebesch, C. (2019). </w:t>
      </w:r>
      <w:r w:rsidRPr="00BC650C">
        <w:rPr>
          <w:i/>
          <w:iCs/>
        </w:rPr>
        <w:t>China’s overseas lending</w:t>
      </w:r>
      <w:r w:rsidRPr="00BC650C">
        <w:rPr>
          <w:shd w:val="clear" w:color="auto" w:fill="FFFFFF"/>
        </w:rPr>
        <w:t> (No. w26050). National Bureau of Economic Research.</w:t>
      </w:r>
    </w:p>
    <w:p w14:paraId="7F17D8BF" w14:textId="3F397D7C" w:rsidR="00B52A91" w:rsidRDefault="00B52A91" w:rsidP="004E7E12">
      <w:pPr>
        <w:rPr>
          <w:shd w:val="clear" w:color="auto" w:fill="FFFFFF"/>
          <w:lang w:val="en-US"/>
        </w:rPr>
      </w:pPr>
    </w:p>
    <w:p w14:paraId="1B8FD5CA" w14:textId="306A1810" w:rsidR="004E7E12" w:rsidRPr="004E7E12" w:rsidRDefault="004E7E12" w:rsidP="004E7E12">
      <w:pPr>
        <w:rPr>
          <w:rFonts w:ascii="Times New Roman" w:hAnsi="Times New Roman"/>
        </w:rPr>
      </w:pPr>
      <w:r w:rsidRPr="004E7E12">
        <w:rPr>
          <w:shd w:val="clear" w:color="auto" w:fill="FFFFFF"/>
        </w:rPr>
        <w:t>Jinjarak, Y., Ahmed, R., Nair-Desai, S., Xin, W., &amp; Aizenman, J. (2020). Accounting for global COVID-19 diffusion patterns, January–April 2020. </w:t>
      </w:r>
      <w:r w:rsidRPr="004E7E12">
        <w:rPr>
          <w:i/>
          <w:iCs/>
        </w:rPr>
        <w:t>Economics of disasters and climate change</w:t>
      </w:r>
      <w:r w:rsidRPr="004E7E12">
        <w:rPr>
          <w:shd w:val="clear" w:color="auto" w:fill="FFFFFF"/>
        </w:rPr>
        <w:t>, </w:t>
      </w:r>
      <w:r w:rsidRPr="004E7E12">
        <w:rPr>
          <w:i/>
          <w:iCs/>
        </w:rPr>
        <w:t>4</w:t>
      </w:r>
      <w:r w:rsidRPr="004E7E12">
        <w:rPr>
          <w:shd w:val="clear" w:color="auto" w:fill="FFFFFF"/>
        </w:rPr>
        <w:t>(3), 515-559.</w:t>
      </w:r>
    </w:p>
    <w:p w14:paraId="1B484987" w14:textId="77777777" w:rsidR="004E7E12" w:rsidRDefault="004E7E12" w:rsidP="004E7E12">
      <w:pPr>
        <w:rPr>
          <w:shd w:val="clear" w:color="auto" w:fill="FFFFFF"/>
          <w:lang w:val="en-US"/>
        </w:rPr>
      </w:pPr>
    </w:p>
    <w:p w14:paraId="25B40419" w14:textId="18F0DBEC" w:rsidR="00B52A91" w:rsidRPr="00B52A91" w:rsidRDefault="00B52A91" w:rsidP="004E7E12">
      <w:pPr>
        <w:rPr>
          <w:rFonts w:ascii="Times New Roman" w:hAnsi="Times New Roman"/>
        </w:rPr>
      </w:pPr>
      <w:r w:rsidRPr="00B52A91">
        <w:rPr>
          <w:shd w:val="clear" w:color="auto" w:fill="FFFFFF"/>
        </w:rPr>
        <w:t>Kocsis, Z., &amp; Monostori, Z. (2016). The role of country-specific fundamentals in sovereign CDS spreads: Eastern European experiences. </w:t>
      </w:r>
      <w:r w:rsidRPr="00B52A91">
        <w:rPr>
          <w:i/>
          <w:iCs/>
        </w:rPr>
        <w:t>Emerging Markets Review</w:t>
      </w:r>
      <w:r w:rsidRPr="00B52A91">
        <w:rPr>
          <w:shd w:val="clear" w:color="auto" w:fill="FFFFFF"/>
        </w:rPr>
        <w:t>, </w:t>
      </w:r>
      <w:r w:rsidRPr="00B52A91">
        <w:rPr>
          <w:i/>
          <w:iCs/>
        </w:rPr>
        <w:t>27</w:t>
      </w:r>
      <w:r w:rsidRPr="00B52A91">
        <w:rPr>
          <w:shd w:val="clear" w:color="auto" w:fill="FFFFFF"/>
        </w:rPr>
        <w:t>, 140-168.</w:t>
      </w:r>
    </w:p>
    <w:p w14:paraId="62E798DB" w14:textId="3C8E2A9B" w:rsidR="00B52A91" w:rsidRDefault="00B52A91" w:rsidP="000E23E1">
      <w:pPr>
        <w:rPr>
          <w:shd w:val="clear" w:color="auto" w:fill="FFFFFF"/>
          <w:lang w:val="en-US"/>
        </w:rPr>
      </w:pPr>
    </w:p>
    <w:p w14:paraId="350561D6" w14:textId="6392D18F" w:rsidR="000E23E1" w:rsidRPr="000E23E1" w:rsidRDefault="000E23E1" w:rsidP="000E23E1">
      <w:pPr>
        <w:rPr>
          <w:rFonts w:ascii="Times New Roman" w:hAnsi="Times New Roman"/>
        </w:rPr>
      </w:pPr>
      <w:r w:rsidRPr="000E23E1">
        <w:rPr>
          <w:shd w:val="clear" w:color="auto" w:fill="FFFFFF"/>
        </w:rPr>
        <w:t>Remolona, E. M., Scatigna, M., &amp; Wu, E. (2008). The dynamic pricing of sovereign risk in emerging markets: Fundamentals and risk aversion. </w:t>
      </w:r>
      <w:r w:rsidRPr="000E23E1">
        <w:rPr>
          <w:i/>
          <w:iCs/>
        </w:rPr>
        <w:t>The Journal of Fixed Income</w:t>
      </w:r>
      <w:r w:rsidRPr="000E23E1">
        <w:rPr>
          <w:shd w:val="clear" w:color="auto" w:fill="FFFFFF"/>
        </w:rPr>
        <w:t>, </w:t>
      </w:r>
      <w:r w:rsidRPr="000E23E1">
        <w:rPr>
          <w:i/>
          <w:iCs/>
        </w:rPr>
        <w:t>17</w:t>
      </w:r>
      <w:r w:rsidRPr="000E23E1">
        <w:rPr>
          <w:shd w:val="clear" w:color="auto" w:fill="FFFFFF"/>
        </w:rPr>
        <w:t>(4), 57-71.</w:t>
      </w:r>
    </w:p>
    <w:p w14:paraId="7EFFF605" w14:textId="77777777" w:rsidR="000E23E1" w:rsidRDefault="000E23E1" w:rsidP="000E23E1">
      <w:pPr>
        <w:rPr>
          <w:shd w:val="clear" w:color="auto" w:fill="FFFFFF"/>
          <w:lang w:val="en-US"/>
        </w:rPr>
      </w:pPr>
    </w:p>
    <w:p w14:paraId="4204D65B" w14:textId="77777777" w:rsidR="00B52A91" w:rsidRPr="00B52A91" w:rsidRDefault="00B52A91" w:rsidP="000E23E1">
      <w:pPr>
        <w:rPr>
          <w:rFonts w:ascii="Times New Roman" w:hAnsi="Times New Roman"/>
        </w:rPr>
      </w:pPr>
      <w:r w:rsidRPr="00B52A91">
        <w:rPr>
          <w:shd w:val="clear" w:color="auto" w:fill="FFFFFF"/>
        </w:rPr>
        <w:t>Rey, H. (2015). </w:t>
      </w:r>
      <w:r w:rsidRPr="00B52A91">
        <w:rPr>
          <w:i/>
          <w:iCs/>
        </w:rPr>
        <w:t>Dilemma not trilemma: the global financial cycle and monetary policy independence</w:t>
      </w:r>
      <w:r w:rsidRPr="00B52A91">
        <w:rPr>
          <w:shd w:val="clear" w:color="auto" w:fill="FFFFFF"/>
        </w:rPr>
        <w:t> (No. w21162). National Bureau of Economic Research.</w:t>
      </w:r>
    </w:p>
    <w:p w14:paraId="4E0F471F" w14:textId="4953E8F7" w:rsidR="00B52A91" w:rsidRDefault="00B52A91" w:rsidP="006A7A46">
      <w:pPr>
        <w:rPr>
          <w:shd w:val="clear" w:color="auto" w:fill="FFFFFF"/>
          <w:lang w:val="en-US"/>
        </w:rPr>
      </w:pPr>
    </w:p>
    <w:p w14:paraId="6DB5F1E9" w14:textId="77777777" w:rsidR="00881A2F" w:rsidRPr="00881A2F" w:rsidRDefault="00881A2F" w:rsidP="00881A2F">
      <w:pPr>
        <w:rPr>
          <w:rFonts w:ascii="Times New Roman" w:hAnsi="Times New Roman"/>
        </w:rPr>
      </w:pPr>
      <w:r w:rsidRPr="00881A2F">
        <w:rPr>
          <w:shd w:val="clear" w:color="auto" w:fill="FFFFFF"/>
        </w:rPr>
        <w:t>Young, A. (2005). The gift of the dying: The tragedy of AIDS and the welfare of future African generations. </w:t>
      </w:r>
      <w:r w:rsidRPr="00881A2F">
        <w:rPr>
          <w:i/>
          <w:iCs/>
        </w:rPr>
        <w:t>The Quarterly Journal of Economics</w:t>
      </w:r>
      <w:r w:rsidRPr="00881A2F">
        <w:rPr>
          <w:shd w:val="clear" w:color="auto" w:fill="FFFFFF"/>
        </w:rPr>
        <w:t>, </w:t>
      </w:r>
      <w:r w:rsidRPr="00881A2F">
        <w:rPr>
          <w:i/>
          <w:iCs/>
        </w:rPr>
        <w:t>120</w:t>
      </w:r>
      <w:r w:rsidRPr="00881A2F">
        <w:rPr>
          <w:shd w:val="clear" w:color="auto" w:fill="FFFFFF"/>
        </w:rPr>
        <w:t>(2), 423-466.</w:t>
      </w:r>
    </w:p>
    <w:p w14:paraId="167297FF" w14:textId="1CE918BF" w:rsidR="006A7A46" w:rsidRDefault="006A7A46" w:rsidP="006A7A46">
      <w:pPr>
        <w:rPr>
          <w:lang w:val="en-US"/>
        </w:rPr>
      </w:pPr>
      <w:r>
        <w:rPr>
          <w:lang w:val="en-US"/>
        </w:rPr>
        <w:br w:type="page"/>
      </w:r>
    </w:p>
    <w:p w14:paraId="0B969CA5" w14:textId="37C7D56F" w:rsidR="006A7A46" w:rsidRDefault="006A7A46" w:rsidP="006A7A46">
      <w:r w:rsidRPr="006A7A46">
        <w:lastRenderedPageBreak/>
        <w:t xml:space="preserve">On behalf of all authors, the corresponding author states that there is no conflict of interest. </w:t>
      </w:r>
    </w:p>
    <w:p w14:paraId="0853E6E8" w14:textId="77777777" w:rsidR="006A7A46" w:rsidRDefault="006A7A46" w:rsidP="006A7A46"/>
    <w:p w14:paraId="6BE66CC8" w14:textId="15CE151F" w:rsidR="006A7A46" w:rsidRDefault="006A7A46" w:rsidP="006A7A46">
      <w:r w:rsidRPr="006A7A46">
        <w:t>Sincerely,</w:t>
      </w:r>
    </w:p>
    <w:p w14:paraId="1E0CFAA4" w14:textId="77777777" w:rsidR="006A7A46" w:rsidRPr="006A7A46" w:rsidRDefault="006A7A46" w:rsidP="006A7A46"/>
    <w:p w14:paraId="356718CD" w14:textId="7B9900FD" w:rsidR="007E363C" w:rsidRPr="007E363C" w:rsidRDefault="006A7A46" w:rsidP="006A7A46">
      <w:pPr>
        <w:rPr>
          <w:lang w:val="en-US"/>
        </w:rPr>
      </w:pPr>
      <w:r>
        <w:rPr>
          <w:lang w:val="en-US"/>
        </w:rPr>
        <w:t xml:space="preserve">Joshua </w:t>
      </w:r>
      <w:proofErr w:type="spellStart"/>
      <w:r>
        <w:rPr>
          <w:lang w:val="en-US"/>
        </w:rPr>
        <w:t>Aizenman</w:t>
      </w:r>
      <w:proofErr w:type="spellEnd"/>
    </w:p>
    <w:sectPr w:rsidR="007E363C" w:rsidRPr="007E363C" w:rsidSect="006F072E">
      <w:footerReference w:type="even"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0FC0A" w14:textId="77777777" w:rsidR="00BB20F1" w:rsidRDefault="00BB20F1" w:rsidP="00ED6CB7">
      <w:r>
        <w:separator/>
      </w:r>
    </w:p>
  </w:endnote>
  <w:endnote w:type="continuationSeparator" w:id="0">
    <w:p w14:paraId="44F34BF2" w14:textId="77777777" w:rsidR="00BB20F1" w:rsidRDefault="00BB20F1" w:rsidP="00ED6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6505514"/>
      <w:docPartObj>
        <w:docPartGallery w:val="Page Numbers (Bottom of Page)"/>
        <w:docPartUnique/>
      </w:docPartObj>
    </w:sdtPr>
    <w:sdtContent>
      <w:p w14:paraId="64D5B20A" w14:textId="5380D3CB" w:rsidR="009B7D76" w:rsidRDefault="009B7D76" w:rsidP="007F1C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ACAF80" w14:textId="77777777" w:rsidR="009B7D76" w:rsidRDefault="009B7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94269409"/>
      <w:docPartObj>
        <w:docPartGallery w:val="Page Numbers (Bottom of Page)"/>
        <w:docPartUnique/>
      </w:docPartObj>
    </w:sdtPr>
    <w:sdtContent>
      <w:p w14:paraId="7FDEAAC0" w14:textId="03E0A24E" w:rsidR="009B7D76" w:rsidRDefault="009B7D76" w:rsidP="007F1C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0D78C3" w14:textId="77777777" w:rsidR="009B7D76" w:rsidRDefault="009B7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869CC" w14:textId="77777777" w:rsidR="00BB20F1" w:rsidRDefault="00BB20F1" w:rsidP="00ED6CB7">
      <w:r>
        <w:separator/>
      </w:r>
    </w:p>
  </w:footnote>
  <w:footnote w:type="continuationSeparator" w:id="0">
    <w:p w14:paraId="796D4447" w14:textId="77777777" w:rsidR="00BB20F1" w:rsidRDefault="00BB20F1" w:rsidP="00ED6CB7">
      <w:r>
        <w:continuationSeparator/>
      </w:r>
    </w:p>
  </w:footnote>
  <w:footnote w:id="1">
    <w:p w14:paraId="7DF0423A" w14:textId="77777777" w:rsidR="009B7D76" w:rsidRPr="0025061C" w:rsidRDefault="009B7D76" w:rsidP="00670945">
      <w:pPr>
        <w:pStyle w:val="FootnoteText"/>
        <w:rPr>
          <w:rFonts w:ascii="Arial" w:hAnsi="Arial" w:cs="Arial"/>
        </w:rPr>
      </w:pPr>
      <w:r w:rsidRPr="0025061C">
        <w:rPr>
          <w:rStyle w:val="FootnoteReference"/>
          <w:rFonts w:ascii="Arial" w:hAnsi="Arial" w:cs="Arial"/>
        </w:rPr>
        <w:footnoteRef/>
      </w:r>
      <w:r w:rsidRPr="0025061C">
        <w:rPr>
          <w:rFonts w:ascii="Arial" w:hAnsi="Arial" w:cs="Arial"/>
        </w:rPr>
        <w:t xml:space="preserve"> See </w:t>
      </w:r>
      <w:r w:rsidRPr="0025061C">
        <w:rPr>
          <w:rFonts w:ascii="Arial" w:hAnsi="Arial" w:cs="Arial"/>
        </w:rPr>
        <w:fldChar w:fldCharType="begin"/>
      </w:r>
      <w:r w:rsidRPr="0025061C">
        <w:rPr>
          <w:rFonts w:ascii="Arial" w:hAnsi="Arial" w:cs="Arial"/>
        </w:rPr>
        <w:instrText xml:space="preserve"> REF _Ref61883936 \h  \* MERGEFORMAT </w:instrText>
      </w:r>
      <w:r w:rsidRPr="0025061C">
        <w:rPr>
          <w:rFonts w:ascii="Arial" w:hAnsi="Arial" w:cs="Arial"/>
        </w:rPr>
      </w:r>
      <w:r w:rsidRPr="0025061C">
        <w:rPr>
          <w:rFonts w:ascii="Arial" w:hAnsi="Arial" w:cs="Arial"/>
        </w:rPr>
        <w:fldChar w:fldCharType="separate"/>
      </w:r>
      <w:r w:rsidRPr="0025061C">
        <w:rPr>
          <w:rFonts w:ascii="Arial" w:hAnsi="Arial" w:cs="Arial"/>
        </w:rPr>
        <w:t xml:space="preserve">Table </w:t>
      </w:r>
      <w:r w:rsidRPr="0025061C">
        <w:rPr>
          <w:rFonts w:ascii="Arial" w:hAnsi="Arial" w:cs="Arial"/>
          <w:noProof/>
        </w:rPr>
        <w:t>1</w:t>
      </w:r>
      <w:r w:rsidRPr="0025061C">
        <w:rPr>
          <w:rFonts w:ascii="Arial" w:hAnsi="Arial" w:cs="Arial"/>
        </w:rPr>
        <w:fldChar w:fldCharType="end"/>
      </w:r>
      <w:r w:rsidRPr="0025061C">
        <w:rPr>
          <w:rFonts w:ascii="Arial" w:hAnsi="Arial" w:cs="Arial"/>
        </w:rPr>
        <w:t xml:space="preserve"> for a list of the thirty countries in the sample. </w:t>
      </w:r>
    </w:p>
  </w:footnote>
  <w:footnote w:id="2">
    <w:p w14:paraId="625D80B2" w14:textId="1E92C31C" w:rsidR="009B7D76" w:rsidRPr="0025061C" w:rsidRDefault="009B7D76" w:rsidP="00DD1544">
      <w:pPr>
        <w:pStyle w:val="FootnoteText"/>
        <w:rPr>
          <w:rFonts w:ascii="Arial" w:hAnsi="Arial" w:cs="Arial"/>
        </w:rPr>
      </w:pPr>
      <w:r w:rsidRPr="0025061C">
        <w:rPr>
          <w:rStyle w:val="FootnoteReference"/>
          <w:rFonts w:ascii="Arial" w:hAnsi="Arial" w:cs="Arial"/>
        </w:rPr>
        <w:footnoteRef/>
      </w:r>
      <w:r w:rsidRPr="0025061C">
        <w:rPr>
          <w:rFonts w:ascii="Arial" w:hAnsi="Arial" w:cs="Arial"/>
        </w:rPr>
        <w:t xml:space="preserve"> While the Eurozone is made up of nineteen member states, our analysis includes eighteen states as CDS data for Luxemburg was not available. </w:t>
      </w:r>
    </w:p>
  </w:footnote>
  <w:footnote w:id="3">
    <w:p w14:paraId="381F2A18" w14:textId="6034F1CE" w:rsidR="009B7D76" w:rsidRPr="0025061C" w:rsidRDefault="009B7D76" w:rsidP="00DD1544">
      <w:pPr>
        <w:pStyle w:val="FootnoteText"/>
        <w:rPr>
          <w:rFonts w:ascii="Arial" w:hAnsi="Arial" w:cs="Arial"/>
        </w:rPr>
      </w:pPr>
      <w:r w:rsidRPr="0025061C">
        <w:rPr>
          <w:rStyle w:val="FootnoteReference"/>
          <w:rFonts w:ascii="Arial" w:hAnsi="Arial" w:cs="Arial"/>
        </w:rPr>
        <w:footnoteRef/>
      </w:r>
      <w:r w:rsidRPr="0025061C">
        <w:rPr>
          <w:rFonts w:ascii="Arial" w:hAnsi="Arial" w:cs="Arial"/>
        </w:rPr>
        <w:t xml:space="preserve"> The weighting of countries for the global factor is based on 2019 GDP</w:t>
      </w:r>
      <w:r>
        <w:rPr>
          <w:rFonts w:ascii="Arial" w:hAnsi="Arial" w:cs="Arial"/>
        </w:rPr>
        <w:t>, which renders t</w:t>
      </w:r>
      <w:r w:rsidRPr="0025061C">
        <w:rPr>
          <w:rFonts w:ascii="Arial" w:hAnsi="Arial" w:cs="Arial"/>
        </w:rPr>
        <w:t xml:space="preserve">he following weights: US 53.9%, Japan 12.8%, Eurozone 33.3%. See </w:t>
      </w:r>
      <w:r w:rsidRPr="0025061C">
        <w:rPr>
          <w:rFonts w:ascii="Arial" w:hAnsi="Arial" w:cs="Arial"/>
        </w:rPr>
        <w:fldChar w:fldCharType="begin"/>
      </w:r>
      <w:r w:rsidRPr="0025061C">
        <w:rPr>
          <w:rFonts w:ascii="Arial" w:hAnsi="Arial" w:cs="Arial"/>
        </w:rPr>
        <w:instrText xml:space="preserve"> REF _Ref61904581 \h  \* MERGEFORMAT </w:instrText>
      </w:r>
      <w:r w:rsidRPr="0025061C">
        <w:rPr>
          <w:rFonts w:ascii="Arial" w:hAnsi="Arial" w:cs="Arial"/>
        </w:rPr>
      </w:r>
      <w:r w:rsidRPr="0025061C">
        <w:rPr>
          <w:rFonts w:ascii="Arial" w:hAnsi="Arial" w:cs="Arial"/>
        </w:rPr>
        <w:fldChar w:fldCharType="separate"/>
      </w:r>
      <w:r w:rsidRPr="0025061C">
        <w:rPr>
          <w:rFonts w:ascii="Arial" w:hAnsi="Arial" w:cs="Arial"/>
        </w:rPr>
        <w:t xml:space="preserve">Table </w:t>
      </w:r>
      <w:r w:rsidRPr="0025061C">
        <w:rPr>
          <w:rFonts w:ascii="Arial" w:hAnsi="Arial" w:cs="Arial"/>
          <w:noProof/>
        </w:rPr>
        <w:t>2</w:t>
      </w:r>
      <w:r w:rsidRPr="0025061C">
        <w:rPr>
          <w:rFonts w:ascii="Arial" w:hAnsi="Arial" w:cs="Arial"/>
        </w:rPr>
        <w:fldChar w:fldCharType="end"/>
      </w:r>
      <w:r w:rsidRPr="0025061C">
        <w:rPr>
          <w:rFonts w:ascii="Arial" w:hAnsi="Arial" w:cs="Arial"/>
        </w:rPr>
        <w:fldChar w:fldCharType="begin"/>
      </w:r>
      <w:r w:rsidRPr="0025061C">
        <w:rPr>
          <w:rFonts w:ascii="Arial" w:hAnsi="Arial" w:cs="Arial"/>
        </w:rPr>
        <w:instrText xml:space="preserve"> REF _Ref51843134 \h  \* MERGEFORMAT </w:instrText>
      </w:r>
      <w:r w:rsidRPr="0025061C">
        <w:rPr>
          <w:rFonts w:ascii="Arial" w:hAnsi="Arial" w:cs="Arial"/>
        </w:rPr>
      </w:r>
      <w:r w:rsidRPr="0025061C">
        <w:rPr>
          <w:rFonts w:ascii="Arial" w:hAnsi="Arial" w:cs="Arial"/>
        </w:rPr>
        <w:fldChar w:fldCharType="end"/>
      </w:r>
      <w:r w:rsidRPr="0025061C">
        <w:rPr>
          <w:rFonts w:ascii="Arial" w:hAnsi="Arial" w:cs="Arial"/>
        </w:rPr>
        <w:t xml:space="preserve"> for an overview. </w:t>
      </w:r>
    </w:p>
  </w:footnote>
  <w:footnote w:id="4">
    <w:p w14:paraId="3C8C8BAD" w14:textId="196D86DB" w:rsidR="009B7D76" w:rsidRPr="0025061C" w:rsidRDefault="009B7D76" w:rsidP="006C1968">
      <w:pPr>
        <w:rPr>
          <w:rFonts w:cs="Arial"/>
          <w:sz w:val="20"/>
          <w:szCs w:val="20"/>
        </w:rPr>
      </w:pPr>
      <w:r w:rsidRPr="0025061C">
        <w:rPr>
          <w:rStyle w:val="FootnoteReference"/>
          <w:rFonts w:cs="Arial"/>
          <w:sz w:val="20"/>
          <w:szCs w:val="20"/>
        </w:rPr>
        <w:footnoteRef/>
      </w:r>
      <w:r w:rsidRPr="0025061C">
        <w:rPr>
          <w:rFonts w:cs="Arial"/>
          <w:sz w:val="20"/>
          <w:szCs w:val="20"/>
        </w:rPr>
        <w:t xml:space="preserve"> </w:t>
      </w:r>
      <w:r w:rsidRPr="0025061C">
        <w:rPr>
          <w:rFonts w:cs="Arial"/>
          <w:sz w:val="20"/>
          <w:szCs w:val="20"/>
        </w:rPr>
        <w:t xml:space="preserve">The primary data sources used to construct these policy announcement variables are: Yale COVID-19 Financial Response Tracker; Harvard Global Policy Tracker; Bruegel COVID-19 National Dataset; IMF Policy Responses to COVID-19; and the St. Louis Federal Reserve. </w:t>
      </w:r>
    </w:p>
  </w:footnote>
  <w:footnote w:id="5">
    <w:p w14:paraId="27A04284" w14:textId="4FB899B6" w:rsidR="009B7D76" w:rsidRPr="0025061C" w:rsidRDefault="009B7D76" w:rsidP="00C55D05">
      <w:pPr>
        <w:rPr>
          <w:rFonts w:cs="Arial"/>
          <w:sz w:val="20"/>
          <w:szCs w:val="20"/>
        </w:rPr>
      </w:pPr>
      <w:r w:rsidRPr="0025061C">
        <w:rPr>
          <w:rStyle w:val="FootnoteReference"/>
          <w:rFonts w:cs="Arial"/>
          <w:sz w:val="20"/>
          <w:szCs w:val="20"/>
        </w:rPr>
        <w:footnoteRef/>
      </w:r>
      <w:r w:rsidRPr="0025061C">
        <w:rPr>
          <w:rFonts w:cs="Arial"/>
          <w:sz w:val="20"/>
          <w:szCs w:val="20"/>
        </w:rPr>
        <w:t xml:space="preserve"> </w:t>
      </w:r>
      <w:r w:rsidRPr="0025061C">
        <w:rPr>
          <w:rFonts w:cs="Arial"/>
          <w:sz w:val="20"/>
          <w:szCs w:val="20"/>
        </w:rPr>
        <w:t>Because no RFI was announced/approved in March 2020, this variable will not show up in the regression</w:t>
      </w:r>
      <w:r w:rsidRPr="00561320">
        <w:rPr>
          <w:rFonts w:cs="Arial"/>
          <w:sz w:val="20"/>
          <w:szCs w:val="20"/>
          <w:lang w:val="en-US"/>
        </w:rPr>
        <w:t xml:space="preserve"> tables.</w:t>
      </w:r>
    </w:p>
  </w:footnote>
  <w:footnote w:id="6">
    <w:p w14:paraId="4B874BB8" w14:textId="695A02E5" w:rsidR="009B7D76" w:rsidRPr="0025061C" w:rsidRDefault="009B7D76" w:rsidP="00006341">
      <w:pPr>
        <w:pStyle w:val="FootnoteText"/>
        <w:rPr>
          <w:rFonts w:ascii="Arial" w:hAnsi="Arial" w:cs="Arial"/>
        </w:rPr>
      </w:pPr>
      <w:r w:rsidRPr="0025061C">
        <w:rPr>
          <w:rStyle w:val="FootnoteReference"/>
          <w:rFonts w:ascii="Arial" w:hAnsi="Arial" w:cs="Arial"/>
        </w:rPr>
        <w:footnoteRef/>
      </w:r>
      <w:r w:rsidRPr="0025061C">
        <w:rPr>
          <w:rFonts w:ascii="Arial" w:hAnsi="Arial" w:cs="Arial"/>
        </w:rPr>
        <w:t xml:space="preserve"> Facing visible strain in dollar funding markets during the Covid-19 pandemic, the Fed lowered the rate on the swap lines it had with five other central banks, and opened new ones in nine other currencies: On 19 March 2020, the FED created new swap line arrangements with nine other countries: Australia, Brazil, Mexico, Denmark, Korea, Norway, New Zealand, Singapore, and Sweden. Amongst these, as of 31 March 2020, the central banks of Sweden, Norway, Denmark and Singapore were the only banks to have completed a dollar swap line operation. Thus, no emerging market country has accessed a swap line </w:t>
      </w:r>
      <w:r>
        <w:rPr>
          <w:rFonts w:ascii="Arial" w:hAnsi="Arial" w:cs="Arial"/>
        </w:rPr>
        <w:t>so</w:t>
      </w:r>
      <w:r w:rsidRPr="0025061C">
        <w:rPr>
          <w:rFonts w:ascii="Arial" w:hAnsi="Arial" w:cs="Arial"/>
        </w:rPr>
        <w:t xml:space="preserve"> this variable will not show up in the panel regression.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2EF"/>
    <w:multiLevelType w:val="hybridMultilevel"/>
    <w:tmpl w:val="C0C24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AB2113"/>
    <w:multiLevelType w:val="hybridMultilevel"/>
    <w:tmpl w:val="0B422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D7342B"/>
    <w:multiLevelType w:val="hybridMultilevel"/>
    <w:tmpl w:val="AFDAD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225215"/>
    <w:multiLevelType w:val="hybridMultilevel"/>
    <w:tmpl w:val="603A1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F7C08"/>
    <w:multiLevelType w:val="hybridMultilevel"/>
    <w:tmpl w:val="0978B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1909C7"/>
    <w:multiLevelType w:val="hybridMultilevel"/>
    <w:tmpl w:val="A4AA9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5132D"/>
    <w:multiLevelType w:val="hybridMultilevel"/>
    <w:tmpl w:val="544A2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CD0613"/>
    <w:multiLevelType w:val="hybridMultilevel"/>
    <w:tmpl w:val="8190D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317475"/>
    <w:multiLevelType w:val="hybridMultilevel"/>
    <w:tmpl w:val="1F7C4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1261BF"/>
    <w:multiLevelType w:val="hybridMultilevel"/>
    <w:tmpl w:val="6994E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854E4B"/>
    <w:multiLevelType w:val="multilevel"/>
    <w:tmpl w:val="D3FABCEC"/>
    <w:styleLink w:val="TimoHeader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6982DBB"/>
    <w:multiLevelType w:val="hybridMultilevel"/>
    <w:tmpl w:val="38F8F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505B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E0A1814"/>
    <w:multiLevelType w:val="hybridMultilevel"/>
    <w:tmpl w:val="DB108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
  </w:num>
  <w:num w:numId="4">
    <w:abstractNumId w:val="12"/>
  </w:num>
  <w:num w:numId="5">
    <w:abstractNumId w:val="12"/>
  </w:num>
  <w:num w:numId="6">
    <w:abstractNumId w:val="12"/>
  </w:num>
  <w:num w:numId="7">
    <w:abstractNumId w:val="0"/>
  </w:num>
  <w:num w:numId="8">
    <w:abstractNumId w:val="7"/>
  </w:num>
  <w:num w:numId="9">
    <w:abstractNumId w:val="5"/>
  </w:num>
  <w:num w:numId="10">
    <w:abstractNumId w:val="1"/>
  </w:num>
  <w:num w:numId="11">
    <w:abstractNumId w:val="9"/>
  </w:num>
  <w:num w:numId="12">
    <w:abstractNumId w:val="11"/>
  </w:num>
  <w:num w:numId="13">
    <w:abstractNumId w:val="3"/>
  </w:num>
  <w:num w:numId="14">
    <w:abstractNumId w:val="4"/>
  </w:num>
  <w:num w:numId="15">
    <w:abstractNumId w:val="13"/>
  </w:num>
  <w:num w:numId="16">
    <w:abstractNumId w:val="8"/>
  </w:num>
  <w:num w:numId="17">
    <w:abstractNumId w:val="6"/>
  </w:num>
  <w:num w:numId="1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imo Dahler">
    <w15:presenceInfo w15:providerId="AD" w15:userId="S::daehler@usc.edu::e180a1fe-687a-429d-b8b0-c294c1923392"/>
  </w15:person>
  <w15:person w15:author="Joshua Aizenman">
    <w15:presenceInfo w15:providerId="None" w15:userId="Joshua Aizen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0AE"/>
    <w:rsid w:val="00001F56"/>
    <w:rsid w:val="00006341"/>
    <w:rsid w:val="000068F4"/>
    <w:rsid w:val="000070E9"/>
    <w:rsid w:val="0001420D"/>
    <w:rsid w:val="000257C2"/>
    <w:rsid w:val="00027AC2"/>
    <w:rsid w:val="000310B3"/>
    <w:rsid w:val="00036CEB"/>
    <w:rsid w:val="00040E69"/>
    <w:rsid w:val="00044204"/>
    <w:rsid w:val="000444FD"/>
    <w:rsid w:val="00050F6D"/>
    <w:rsid w:val="0005302E"/>
    <w:rsid w:val="00053F0A"/>
    <w:rsid w:val="00065EBB"/>
    <w:rsid w:val="00066F84"/>
    <w:rsid w:val="000733AB"/>
    <w:rsid w:val="00081BB3"/>
    <w:rsid w:val="000838AF"/>
    <w:rsid w:val="000842E5"/>
    <w:rsid w:val="00093C55"/>
    <w:rsid w:val="000951DE"/>
    <w:rsid w:val="000A2F7B"/>
    <w:rsid w:val="000B4A5C"/>
    <w:rsid w:val="000B66FD"/>
    <w:rsid w:val="000B6F82"/>
    <w:rsid w:val="000D1A10"/>
    <w:rsid w:val="000D4003"/>
    <w:rsid w:val="000D5531"/>
    <w:rsid w:val="000D789D"/>
    <w:rsid w:val="000E2021"/>
    <w:rsid w:val="000E23E1"/>
    <w:rsid w:val="000E26D1"/>
    <w:rsid w:val="000E50D9"/>
    <w:rsid w:val="000F628B"/>
    <w:rsid w:val="00100F29"/>
    <w:rsid w:val="001028BC"/>
    <w:rsid w:val="00105765"/>
    <w:rsid w:val="001063FE"/>
    <w:rsid w:val="00106FDD"/>
    <w:rsid w:val="001076A2"/>
    <w:rsid w:val="0011061A"/>
    <w:rsid w:val="00111215"/>
    <w:rsid w:val="00114F9B"/>
    <w:rsid w:val="001343F3"/>
    <w:rsid w:val="00137194"/>
    <w:rsid w:val="001444B8"/>
    <w:rsid w:val="00145676"/>
    <w:rsid w:val="00147D04"/>
    <w:rsid w:val="00147EF6"/>
    <w:rsid w:val="00153E50"/>
    <w:rsid w:val="00154C8E"/>
    <w:rsid w:val="001559E1"/>
    <w:rsid w:val="00157F99"/>
    <w:rsid w:val="00160691"/>
    <w:rsid w:val="00177A0F"/>
    <w:rsid w:val="00181058"/>
    <w:rsid w:val="00192D4D"/>
    <w:rsid w:val="001945C4"/>
    <w:rsid w:val="0019481B"/>
    <w:rsid w:val="001A01FB"/>
    <w:rsid w:val="001A0546"/>
    <w:rsid w:val="001C7E72"/>
    <w:rsid w:val="001E2491"/>
    <w:rsid w:val="001E34CC"/>
    <w:rsid w:val="001F597B"/>
    <w:rsid w:val="001F6C0E"/>
    <w:rsid w:val="00201614"/>
    <w:rsid w:val="00201AF3"/>
    <w:rsid w:val="0021061C"/>
    <w:rsid w:val="00214105"/>
    <w:rsid w:val="002175F2"/>
    <w:rsid w:val="00220199"/>
    <w:rsid w:val="002210BF"/>
    <w:rsid w:val="0022389C"/>
    <w:rsid w:val="00230B04"/>
    <w:rsid w:val="00233D30"/>
    <w:rsid w:val="0024030D"/>
    <w:rsid w:val="00245292"/>
    <w:rsid w:val="00246B3B"/>
    <w:rsid w:val="002474FD"/>
    <w:rsid w:val="0025061C"/>
    <w:rsid w:val="0026247D"/>
    <w:rsid w:val="002821E7"/>
    <w:rsid w:val="002864C7"/>
    <w:rsid w:val="002869A4"/>
    <w:rsid w:val="002A76ED"/>
    <w:rsid w:val="002B0CEC"/>
    <w:rsid w:val="002B0DAE"/>
    <w:rsid w:val="002B39C8"/>
    <w:rsid w:val="002D18CA"/>
    <w:rsid w:val="002D431E"/>
    <w:rsid w:val="002E5A95"/>
    <w:rsid w:val="002F79FE"/>
    <w:rsid w:val="0030040B"/>
    <w:rsid w:val="00303744"/>
    <w:rsid w:val="003100C1"/>
    <w:rsid w:val="003136A3"/>
    <w:rsid w:val="00322CDC"/>
    <w:rsid w:val="00330323"/>
    <w:rsid w:val="003308A8"/>
    <w:rsid w:val="00333704"/>
    <w:rsid w:val="00334D26"/>
    <w:rsid w:val="00356582"/>
    <w:rsid w:val="00361084"/>
    <w:rsid w:val="00363935"/>
    <w:rsid w:val="00374C5B"/>
    <w:rsid w:val="0038095E"/>
    <w:rsid w:val="003A05FD"/>
    <w:rsid w:val="003A2F36"/>
    <w:rsid w:val="003A518C"/>
    <w:rsid w:val="003A78F4"/>
    <w:rsid w:val="003B20BB"/>
    <w:rsid w:val="003B77CA"/>
    <w:rsid w:val="003B7A68"/>
    <w:rsid w:val="003C63BE"/>
    <w:rsid w:val="003D4365"/>
    <w:rsid w:val="003E4770"/>
    <w:rsid w:val="003E6955"/>
    <w:rsid w:val="003F2060"/>
    <w:rsid w:val="003F2B06"/>
    <w:rsid w:val="003F447F"/>
    <w:rsid w:val="003F4BF8"/>
    <w:rsid w:val="0040244D"/>
    <w:rsid w:val="00404F7C"/>
    <w:rsid w:val="00411A9E"/>
    <w:rsid w:val="00422B18"/>
    <w:rsid w:val="0043031E"/>
    <w:rsid w:val="00434B2B"/>
    <w:rsid w:val="00435D89"/>
    <w:rsid w:val="00436059"/>
    <w:rsid w:val="00443FAD"/>
    <w:rsid w:val="00446BD7"/>
    <w:rsid w:val="004506F6"/>
    <w:rsid w:val="00450990"/>
    <w:rsid w:val="00453CA5"/>
    <w:rsid w:val="00457522"/>
    <w:rsid w:val="00465926"/>
    <w:rsid w:val="004A03C6"/>
    <w:rsid w:val="004B4021"/>
    <w:rsid w:val="004D3A11"/>
    <w:rsid w:val="004D5981"/>
    <w:rsid w:val="004E157E"/>
    <w:rsid w:val="004E26F1"/>
    <w:rsid w:val="004E3092"/>
    <w:rsid w:val="004E36C7"/>
    <w:rsid w:val="004E3779"/>
    <w:rsid w:val="004E5520"/>
    <w:rsid w:val="004E64A1"/>
    <w:rsid w:val="004E7E12"/>
    <w:rsid w:val="004F26D3"/>
    <w:rsid w:val="005060BD"/>
    <w:rsid w:val="00506823"/>
    <w:rsid w:val="00516394"/>
    <w:rsid w:val="00534B72"/>
    <w:rsid w:val="005451B3"/>
    <w:rsid w:val="00545918"/>
    <w:rsid w:val="00554659"/>
    <w:rsid w:val="00561320"/>
    <w:rsid w:val="005624C6"/>
    <w:rsid w:val="0056639C"/>
    <w:rsid w:val="00573B2A"/>
    <w:rsid w:val="0057426C"/>
    <w:rsid w:val="0057477F"/>
    <w:rsid w:val="00584A00"/>
    <w:rsid w:val="00591C88"/>
    <w:rsid w:val="005B1640"/>
    <w:rsid w:val="005B46DD"/>
    <w:rsid w:val="005B7138"/>
    <w:rsid w:val="005B751F"/>
    <w:rsid w:val="005C3DE5"/>
    <w:rsid w:val="005D0EA7"/>
    <w:rsid w:val="005D624B"/>
    <w:rsid w:val="005D6A8C"/>
    <w:rsid w:val="005D7FBA"/>
    <w:rsid w:val="005E5589"/>
    <w:rsid w:val="005F2C73"/>
    <w:rsid w:val="005F6613"/>
    <w:rsid w:val="00605504"/>
    <w:rsid w:val="00607E7B"/>
    <w:rsid w:val="00624319"/>
    <w:rsid w:val="00624DC7"/>
    <w:rsid w:val="006302A6"/>
    <w:rsid w:val="00631286"/>
    <w:rsid w:val="00634980"/>
    <w:rsid w:val="00640AA6"/>
    <w:rsid w:val="00646DD3"/>
    <w:rsid w:val="00663D14"/>
    <w:rsid w:val="00670945"/>
    <w:rsid w:val="00674B0C"/>
    <w:rsid w:val="006762F5"/>
    <w:rsid w:val="00691850"/>
    <w:rsid w:val="006A7A46"/>
    <w:rsid w:val="006B06AF"/>
    <w:rsid w:val="006B0B89"/>
    <w:rsid w:val="006B5F39"/>
    <w:rsid w:val="006C1968"/>
    <w:rsid w:val="006C347D"/>
    <w:rsid w:val="006C6382"/>
    <w:rsid w:val="006D1536"/>
    <w:rsid w:val="006D3560"/>
    <w:rsid w:val="006D67C0"/>
    <w:rsid w:val="006E007D"/>
    <w:rsid w:val="006F01E5"/>
    <w:rsid w:val="006F072E"/>
    <w:rsid w:val="006F0AE1"/>
    <w:rsid w:val="006F422E"/>
    <w:rsid w:val="0070262B"/>
    <w:rsid w:val="00704D7E"/>
    <w:rsid w:val="00717A7E"/>
    <w:rsid w:val="0072216C"/>
    <w:rsid w:val="00722521"/>
    <w:rsid w:val="007310A1"/>
    <w:rsid w:val="007332F1"/>
    <w:rsid w:val="00740C2C"/>
    <w:rsid w:val="00740DC6"/>
    <w:rsid w:val="007422C3"/>
    <w:rsid w:val="00744B21"/>
    <w:rsid w:val="0074639A"/>
    <w:rsid w:val="00763A59"/>
    <w:rsid w:val="007725BD"/>
    <w:rsid w:val="007801D0"/>
    <w:rsid w:val="0078135F"/>
    <w:rsid w:val="0079633F"/>
    <w:rsid w:val="007A614C"/>
    <w:rsid w:val="007B1E51"/>
    <w:rsid w:val="007C27BF"/>
    <w:rsid w:val="007E363C"/>
    <w:rsid w:val="007F1C4C"/>
    <w:rsid w:val="007F6746"/>
    <w:rsid w:val="00805893"/>
    <w:rsid w:val="00811AB1"/>
    <w:rsid w:val="008430A8"/>
    <w:rsid w:val="008452D7"/>
    <w:rsid w:val="00845802"/>
    <w:rsid w:val="0085011A"/>
    <w:rsid w:val="00855A13"/>
    <w:rsid w:val="00864893"/>
    <w:rsid w:val="00871F5C"/>
    <w:rsid w:val="00873654"/>
    <w:rsid w:val="00874176"/>
    <w:rsid w:val="008756CD"/>
    <w:rsid w:val="00881951"/>
    <w:rsid w:val="00881A2F"/>
    <w:rsid w:val="00884265"/>
    <w:rsid w:val="00887409"/>
    <w:rsid w:val="0089776F"/>
    <w:rsid w:val="008A16A8"/>
    <w:rsid w:val="008A7D47"/>
    <w:rsid w:val="008B7605"/>
    <w:rsid w:val="008C3412"/>
    <w:rsid w:val="008C6199"/>
    <w:rsid w:val="008C755D"/>
    <w:rsid w:val="008D30CF"/>
    <w:rsid w:val="008D677D"/>
    <w:rsid w:val="008E6174"/>
    <w:rsid w:val="008E682E"/>
    <w:rsid w:val="0090504B"/>
    <w:rsid w:val="009053F4"/>
    <w:rsid w:val="00911B91"/>
    <w:rsid w:val="0091351A"/>
    <w:rsid w:val="00921CEC"/>
    <w:rsid w:val="009228CC"/>
    <w:rsid w:val="00923648"/>
    <w:rsid w:val="00923E59"/>
    <w:rsid w:val="0093757D"/>
    <w:rsid w:val="00937AEA"/>
    <w:rsid w:val="00946239"/>
    <w:rsid w:val="009473E3"/>
    <w:rsid w:val="00950A32"/>
    <w:rsid w:val="009553C7"/>
    <w:rsid w:val="009616B3"/>
    <w:rsid w:val="00962697"/>
    <w:rsid w:val="00964019"/>
    <w:rsid w:val="0096424F"/>
    <w:rsid w:val="009659BF"/>
    <w:rsid w:val="00972FEB"/>
    <w:rsid w:val="009747CF"/>
    <w:rsid w:val="009845EC"/>
    <w:rsid w:val="00985A65"/>
    <w:rsid w:val="009865E8"/>
    <w:rsid w:val="009A144B"/>
    <w:rsid w:val="009A4C64"/>
    <w:rsid w:val="009A4FA5"/>
    <w:rsid w:val="009A6DAB"/>
    <w:rsid w:val="009B20F9"/>
    <w:rsid w:val="009B7D76"/>
    <w:rsid w:val="009C024A"/>
    <w:rsid w:val="009C4FA5"/>
    <w:rsid w:val="009C7E5F"/>
    <w:rsid w:val="009D2FD9"/>
    <w:rsid w:val="009F1CEC"/>
    <w:rsid w:val="009F7E3C"/>
    <w:rsid w:val="00A201B1"/>
    <w:rsid w:val="00A20604"/>
    <w:rsid w:val="00A306B0"/>
    <w:rsid w:val="00A35B0C"/>
    <w:rsid w:val="00A35D02"/>
    <w:rsid w:val="00A47153"/>
    <w:rsid w:val="00A50A4D"/>
    <w:rsid w:val="00A53885"/>
    <w:rsid w:val="00A542C3"/>
    <w:rsid w:val="00A62274"/>
    <w:rsid w:val="00A63211"/>
    <w:rsid w:val="00A63D9C"/>
    <w:rsid w:val="00A7370D"/>
    <w:rsid w:val="00A8317D"/>
    <w:rsid w:val="00A93435"/>
    <w:rsid w:val="00A96817"/>
    <w:rsid w:val="00AA3A48"/>
    <w:rsid w:val="00AA726E"/>
    <w:rsid w:val="00AD6BFC"/>
    <w:rsid w:val="00AE770A"/>
    <w:rsid w:val="00B02E99"/>
    <w:rsid w:val="00B113EC"/>
    <w:rsid w:val="00B130E7"/>
    <w:rsid w:val="00B17C9B"/>
    <w:rsid w:val="00B20E7F"/>
    <w:rsid w:val="00B239D6"/>
    <w:rsid w:val="00B27C75"/>
    <w:rsid w:val="00B34010"/>
    <w:rsid w:val="00B3766F"/>
    <w:rsid w:val="00B478C2"/>
    <w:rsid w:val="00B51A42"/>
    <w:rsid w:val="00B523ED"/>
    <w:rsid w:val="00B52A91"/>
    <w:rsid w:val="00B560F4"/>
    <w:rsid w:val="00B63141"/>
    <w:rsid w:val="00B86A95"/>
    <w:rsid w:val="00B9121B"/>
    <w:rsid w:val="00B95459"/>
    <w:rsid w:val="00B9708F"/>
    <w:rsid w:val="00BA0C9A"/>
    <w:rsid w:val="00BA71C4"/>
    <w:rsid w:val="00BB0245"/>
    <w:rsid w:val="00BB20F1"/>
    <w:rsid w:val="00BB3DD1"/>
    <w:rsid w:val="00BB7701"/>
    <w:rsid w:val="00BC0FE7"/>
    <w:rsid w:val="00BC324C"/>
    <w:rsid w:val="00BC650C"/>
    <w:rsid w:val="00BD2DC0"/>
    <w:rsid w:val="00BD3039"/>
    <w:rsid w:val="00BD48E7"/>
    <w:rsid w:val="00BD4D13"/>
    <w:rsid w:val="00BD55F1"/>
    <w:rsid w:val="00BD561C"/>
    <w:rsid w:val="00BD5C1B"/>
    <w:rsid w:val="00BE0B94"/>
    <w:rsid w:val="00BE1C6D"/>
    <w:rsid w:val="00BF4C0A"/>
    <w:rsid w:val="00C010E1"/>
    <w:rsid w:val="00C017DC"/>
    <w:rsid w:val="00C17CC2"/>
    <w:rsid w:val="00C22BA7"/>
    <w:rsid w:val="00C237B1"/>
    <w:rsid w:val="00C239EA"/>
    <w:rsid w:val="00C34258"/>
    <w:rsid w:val="00C357F3"/>
    <w:rsid w:val="00C35B3E"/>
    <w:rsid w:val="00C4252A"/>
    <w:rsid w:val="00C44F10"/>
    <w:rsid w:val="00C516A9"/>
    <w:rsid w:val="00C55D05"/>
    <w:rsid w:val="00C57229"/>
    <w:rsid w:val="00C71587"/>
    <w:rsid w:val="00C8283D"/>
    <w:rsid w:val="00C8328A"/>
    <w:rsid w:val="00C900AE"/>
    <w:rsid w:val="00C916BA"/>
    <w:rsid w:val="00CA4D85"/>
    <w:rsid w:val="00CB21AA"/>
    <w:rsid w:val="00CB33C7"/>
    <w:rsid w:val="00CB6669"/>
    <w:rsid w:val="00CC03B2"/>
    <w:rsid w:val="00CC24D1"/>
    <w:rsid w:val="00CC633C"/>
    <w:rsid w:val="00CC7DA5"/>
    <w:rsid w:val="00CD05A0"/>
    <w:rsid w:val="00CD073D"/>
    <w:rsid w:val="00CF5805"/>
    <w:rsid w:val="00D000AB"/>
    <w:rsid w:val="00D06867"/>
    <w:rsid w:val="00D13471"/>
    <w:rsid w:val="00D2279C"/>
    <w:rsid w:val="00D45118"/>
    <w:rsid w:val="00D51A0A"/>
    <w:rsid w:val="00D5225A"/>
    <w:rsid w:val="00D5472C"/>
    <w:rsid w:val="00D61259"/>
    <w:rsid w:val="00D6152F"/>
    <w:rsid w:val="00D67127"/>
    <w:rsid w:val="00D82B63"/>
    <w:rsid w:val="00D927AB"/>
    <w:rsid w:val="00DA0F9A"/>
    <w:rsid w:val="00DA411A"/>
    <w:rsid w:val="00DB7DF9"/>
    <w:rsid w:val="00DC49A9"/>
    <w:rsid w:val="00DC4EB5"/>
    <w:rsid w:val="00DC7C3F"/>
    <w:rsid w:val="00DD12A7"/>
    <w:rsid w:val="00DD1544"/>
    <w:rsid w:val="00DE4AC1"/>
    <w:rsid w:val="00DF12FD"/>
    <w:rsid w:val="00DF4741"/>
    <w:rsid w:val="00DF477F"/>
    <w:rsid w:val="00DF62B7"/>
    <w:rsid w:val="00E00DA4"/>
    <w:rsid w:val="00E027B7"/>
    <w:rsid w:val="00E17D6E"/>
    <w:rsid w:val="00E318BA"/>
    <w:rsid w:val="00E37CC9"/>
    <w:rsid w:val="00E42577"/>
    <w:rsid w:val="00E56A11"/>
    <w:rsid w:val="00E628CD"/>
    <w:rsid w:val="00E65189"/>
    <w:rsid w:val="00E709EF"/>
    <w:rsid w:val="00E7622F"/>
    <w:rsid w:val="00E7671D"/>
    <w:rsid w:val="00E769A6"/>
    <w:rsid w:val="00E850CC"/>
    <w:rsid w:val="00E86240"/>
    <w:rsid w:val="00E90493"/>
    <w:rsid w:val="00E94E35"/>
    <w:rsid w:val="00EA0B23"/>
    <w:rsid w:val="00EA195C"/>
    <w:rsid w:val="00EA48FF"/>
    <w:rsid w:val="00EA5E8D"/>
    <w:rsid w:val="00EB164E"/>
    <w:rsid w:val="00EB663D"/>
    <w:rsid w:val="00EB6F3A"/>
    <w:rsid w:val="00EC0F7A"/>
    <w:rsid w:val="00EC3008"/>
    <w:rsid w:val="00EC5B3D"/>
    <w:rsid w:val="00ED02ED"/>
    <w:rsid w:val="00ED12B4"/>
    <w:rsid w:val="00ED3B1C"/>
    <w:rsid w:val="00ED511B"/>
    <w:rsid w:val="00ED6CB7"/>
    <w:rsid w:val="00EE5C1C"/>
    <w:rsid w:val="00EE5FFB"/>
    <w:rsid w:val="00EE604A"/>
    <w:rsid w:val="00EF1FBE"/>
    <w:rsid w:val="00EF5C87"/>
    <w:rsid w:val="00F10D15"/>
    <w:rsid w:val="00F1448D"/>
    <w:rsid w:val="00F21DB6"/>
    <w:rsid w:val="00F24A9E"/>
    <w:rsid w:val="00F33953"/>
    <w:rsid w:val="00F40ED8"/>
    <w:rsid w:val="00F56260"/>
    <w:rsid w:val="00F564C5"/>
    <w:rsid w:val="00F7630A"/>
    <w:rsid w:val="00F95BFD"/>
    <w:rsid w:val="00F97CD3"/>
    <w:rsid w:val="00FA44FA"/>
    <w:rsid w:val="00FB3072"/>
    <w:rsid w:val="00FB3A29"/>
    <w:rsid w:val="00FC0C68"/>
    <w:rsid w:val="00FC6441"/>
    <w:rsid w:val="00FD1E4A"/>
    <w:rsid w:val="00FE1E73"/>
    <w:rsid w:val="00FE3E4C"/>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4BDD0"/>
  <w15:chartTrackingRefBased/>
  <w15:docId w15:val="{1A05E7EB-2A41-E042-87E4-7D241E997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2B7"/>
    <w:rPr>
      <w:rFonts w:ascii="Arial" w:eastAsia="Times New Roman" w:hAnsi="Arial" w:cs="Times New Roman"/>
      <w:lang w:eastAsia="en-GB"/>
    </w:rPr>
  </w:style>
  <w:style w:type="paragraph" w:styleId="Heading1">
    <w:name w:val="heading 1"/>
    <w:basedOn w:val="Normal"/>
    <w:next w:val="Normal"/>
    <w:link w:val="Heading1Char"/>
    <w:uiPriority w:val="9"/>
    <w:qFormat/>
    <w:rsid w:val="008C755D"/>
    <w:pPr>
      <w:keepNext/>
      <w:keepLines/>
      <w:numPr>
        <w:numId w:val="1"/>
      </w:numPr>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8C755D"/>
    <w:pPr>
      <w:keepNext/>
      <w:keepLines/>
      <w:numPr>
        <w:ilvl w:val="1"/>
        <w:numId w:val="1"/>
      </w:numPr>
      <w:spacing w:before="240" w:after="12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8C755D"/>
    <w:pPr>
      <w:keepNext/>
      <w:keepLines/>
      <w:numPr>
        <w:ilvl w:val="2"/>
        <w:numId w:val="1"/>
      </w:numPr>
      <w:spacing w:before="360" w:after="240"/>
      <w:outlineLvl w:val="2"/>
    </w:pPr>
    <w:rPr>
      <w:rFonts w:asciiTheme="majorHAnsi" w:eastAsiaTheme="majorEastAsia" w:hAnsiTheme="majorHAnsi" w:cstheme="majorBidi"/>
      <w:color w:val="1F3763" w:themeColor="accent1" w:themeShade="7F"/>
      <w:lang w:val="en-US"/>
    </w:rPr>
  </w:style>
  <w:style w:type="paragraph" w:styleId="Heading4">
    <w:name w:val="heading 4"/>
    <w:basedOn w:val="Normal"/>
    <w:next w:val="Normal"/>
    <w:link w:val="Heading4Char"/>
    <w:uiPriority w:val="9"/>
    <w:unhideWhenUsed/>
    <w:qFormat/>
    <w:rsid w:val="008C755D"/>
    <w:pPr>
      <w:keepNext/>
      <w:keepLines/>
      <w:numPr>
        <w:ilvl w:val="3"/>
        <w:numId w:val="1"/>
      </w:numPr>
      <w:spacing w:before="40"/>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semiHidden/>
    <w:unhideWhenUsed/>
    <w:qFormat/>
    <w:rsid w:val="008C755D"/>
    <w:pPr>
      <w:keepNext/>
      <w:keepLines/>
      <w:numPr>
        <w:ilvl w:val="4"/>
        <w:numId w:val="1"/>
      </w:numPr>
      <w:spacing w:before="40"/>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uiPriority w:val="9"/>
    <w:semiHidden/>
    <w:unhideWhenUsed/>
    <w:qFormat/>
    <w:rsid w:val="008C755D"/>
    <w:pPr>
      <w:keepNext/>
      <w:keepLines/>
      <w:numPr>
        <w:ilvl w:val="5"/>
        <w:numId w:val="1"/>
      </w:numPr>
      <w:spacing w:before="40"/>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uiPriority w:val="9"/>
    <w:semiHidden/>
    <w:unhideWhenUsed/>
    <w:qFormat/>
    <w:rsid w:val="008C755D"/>
    <w:pPr>
      <w:keepNext/>
      <w:keepLines/>
      <w:numPr>
        <w:ilvl w:val="6"/>
        <w:numId w:val="1"/>
      </w:numPr>
      <w:spacing w:before="40"/>
      <w:outlineLvl w:val="6"/>
    </w:pPr>
    <w:rPr>
      <w:rFonts w:asciiTheme="majorHAnsi" w:eastAsiaTheme="majorEastAsia" w:hAnsiTheme="majorHAnsi" w:cstheme="majorBidi"/>
      <w:i/>
      <w:iCs/>
      <w:color w:val="1F3763" w:themeColor="accent1" w:themeShade="7F"/>
      <w:lang w:val="en-US"/>
    </w:rPr>
  </w:style>
  <w:style w:type="paragraph" w:styleId="Heading8">
    <w:name w:val="heading 8"/>
    <w:basedOn w:val="Normal"/>
    <w:next w:val="Normal"/>
    <w:link w:val="Heading8Char"/>
    <w:uiPriority w:val="9"/>
    <w:semiHidden/>
    <w:unhideWhenUsed/>
    <w:qFormat/>
    <w:rsid w:val="008C75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8C75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900AE"/>
  </w:style>
  <w:style w:type="character" w:styleId="Emphasis">
    <w:name w:val="Emphasis"/>
    <w:basedOn w:val="DefaultParagraphFont"/>
    <w:uiPriority w:val="20"/>
    <w:qFormat/>
    <w:rsid w:val="00871F5C"/>
    <w:rPr>
      <w:i/>
      <w:iCs/>
    </w:rPr>
  </w:style>
  <w:style w:type="character" w:customStyle="1" w:styleId="-first-word">
    <w:name w:val="-first-word"/>
    <w:basedOn w:val="DefaultParagraphFont"/>
    <w:rsid w:val="00871F5C"/>
  </w:style>
  <w:style w:type="character" w:styleId="Hyperlink">
    <w:name w:val="Hyperlink"/>
    <w:basedOn w:val="DefaultParagraphFont"/>
    <w:uiPriority w:val="99"/>
    <w:unhideWhenUsed/>
    <w:rsid w:val="009616B3"/>
    <w:rPr>
      <w:color w:val="0000FF"/>
      <w:u w:val="single"/>
    </w:rPr>
  </w:style>
  <w:style w:type="paragraph" w:styleId="ListParagraph">
    <w:name w:val="List Paragraph"/>
    <w:basedOn w:val="Normal"/>
    <w:uiPriority w:val="34"/>
    <w:qFormat/>
    <w:rsid w:val="00887409"/>
    <w:pPr>
      <w:ind w:left="720"/>
      <w:contextualSpacing/>
    </w:pPr>
  </w:style>
  <w:style w:type="paragraph" w:styleId="NormalWeb">
    <w:name w:val="Normal (Web)"/>
    <w:basedOn w:val="Normal"/>
    <w:uiPriority w:val="99"/>
    <w:unhideWhenUsed/>
    <w:rsid w:val="008D30CF"/>
    <w:pPr>
      <w:spacing w:before="100" w:beforeAutospacing="1" w:after="100" w:afterAutospacing="1"/>
    </w:pPr>
  </w:style>
  <w:style w:type="character" w:customStyle="1" w:styleId="Heading1Char">
    <w:name w:val="Heading 1 Char"/>
    <w:basedOn w:val="DefaultParagraphFont"/>
    <w:link w:val="Heading1"/>
    <w:uiPriority w:val="9"/>
    <w:rsid w:val="008C755D"/>
    <w:rPr>
      <w:rFonts w:asciiTheme="majorHAnsi" w:eastAsiaTheme="majorEastAsia" w:hAnsiTheme="majorHAnsi" w:cstheme="majorBidi"/>
      <w:color w:val="2F5496" w:themeColor="accent1" w:themeShade="BF"/>
      <w:sz w:val="32"/>
      <w:szCs w:val="32"/>
      <w:lang w:val="en-US" w:eastAsia="en-GB"/>
    </w:rPr>
  </w:style>
  <w:style w:type="character" w:customStyle="1" w:styleId="Heading2Char">
    <w:name w:val="Heading 2 Char"/>
    <w:basedOn w:val="DefaultParagraphFont"/>
    <w:link w:val="Heading2"/>
    <w:uiPriority w:val="9"/>
    <w:rsid w:val="008C755D"/>
    <w:rPr>
      <w:rFonts w:asciiTheme="majorHAnsi" w:eastAsiaTheme="majorEastAsia" w:hAnsiTheme="majorHAnsi" w:cstheme="majorBidi"/>
      <w:color w:val="2F5496" w:themeColor="accent1" w:themeShade="BF"/>
      <w:sz w:val="26"/>
      <w:szCs w:val="26"/>
      <w:lang w:val="en-US" w:eastAsia="en-GB"/>
    </w:rPr>
  </w:style>
  <w:style w:type="character" w:customStyle="1" w:styleId="Heading3Char">
    <w:name w:val="Heading 3 Char"/>
    <w:basedOn w:val="DefaultParagraphFont"/>
    <w:link w:val="Heading3"/>
    <w:uiPriority w:val="9"/>
    <w:rsid w:val="008C755D"/>
    <w:rPr>
      <w:rFonts w:asciiTheme="majorHAnsi" w:eastAsiaTheme="majorEastAsia" w:hAnsiTheme="majorHAnsi" w:cstheme="majorBidi"/>
      <w:color w:val="1F3763" w:themeColor="accent1" w:themeShade="7F"/>
      <w:lang w:val="en-US" w:eastAsia="en-GB"/>
    </w:rPr>
  </w:style>
  <w:style w:type="character" w:customStyle="1" w:styleId="Heading4Char">
    <w:name w:val="Heading 4 Char"/>
    <w:basedOn w:val="DefaultParagraphFont"/>
    <w:link w:val="Heading4"/>
    <w:uiPriority w:val="9"/>
    <w:rsid w:val="008C755D"/>
    <w:rPr>
      <w:rFonts w:asciiTheme="majorHAnsi" w:eastAsiaTheme="majorEastAsia" w:hAnsiTheme="majorHAnsi" w:cstheme="majorBidi"/>
      <w:i/>
      <w:iCs/>
      <w:color w:val="2F5496" w:themeColor="accent1" w:themeShade="BF"/>
      <w:lang w:val="en-US" w:eastAsia="en-GB"/>
    </w:rPr>
  </w:style>
  <w:style w:type="character" w:customStyle="1" w:styleId="Heading5Char">
    <w:name w:val="Heading 5 Char"/>
    <w:basedOn w:val="DefaultParagraphFont"/>
    <w:link w:val="Heading5"/>
    <w:uiPriority w:val="9"/>
    <w:semiHidden/>
    <w:rsid w:val="008C755D"/>
    <w:rPr>
      <w:rFonts w:asciiTheme="majorHAnsi" w:eastAsiaTheme="majorEastAsia" w:hAnsiTheme="majorHAnsi" w:cstheme="majorBidi"/>
      <w:color w:val="2F5496" w:themeColor="accent1" w:themeShade="BF"/>
      <w:lang w:val="en-US" w:eastAsia="en-GB"/>
    </w:rPr>
  </w:style>
  <w:style w:type="character" w:customStyle="1" w:styleId="Heading6Char">
    <w:name w:val="Heading 6 Char"/>
    <w:basedOn w:val="DefaultParagraphFont"/>
    <w:link w:val="Heading6"/>
    <w:uiPriority w:val="9"/>
    <w:semiHidden/>
    <w:rsid w:val="008C755D"/>
    <w:rPr>
      <w:rFonts w:asciiTheme="majorHAnsi" w:eastAsiaTheme="majorEastAsia" w:hAnsiTheme="majorHAnsi" w:cstheme="majorBidi"/>
      <w:color w:val="1F3763" w:themeColor="accent1" w:themeShade="7F"/>
      <w:lang w:val="en-US" w:eastAsia="en-GB"/>
    </w:rPr>
  </w:style>
  <w:style w:type="character" w:customStyle="1" w:styleId="Heading7Char">
    <w:name w:val="Heading 7 Char"/>
    <w:basedOn w:val="DefaultParagraphFont"/>
    <w:link w:val="Heading7"/>
    <w:uiPriority w:val="9"/>
    <w:semiHidden/>
    <w:rsid w:val="008C755D"/>
    <w:rPr>
      <w:rFonts w:asciiTheme="majorHAnsi" w:eastAsiaTheme="majorEastAsia" w:hAnsiTheme="majorHAnsi" w:cstheme="majorBidi"/>
      <w:i/>
      <w:iCs/>
      <w:color w:val="1F3763" w:themeColor="accent1" w:themeShade="7F"/>
      <w:lang w:val="en-US" w:eastAsia="en-GB"/>
    </w:rPr>
  </w:style>
  <w:style w:type="character" w:customStyle="1" w:styleId="Heading8Char">
    <w:name w:val="Heading 8 Char"/>
    <w:basedOn w:val="DefaultParagraphFont"/>
    <w:link w:val="Heading8"/>
    <w:uiPriority w:val="9"/>
    <w:semiHidden/>
    <w:rsid w:val="008C755D"/>
    <w:rPr>
      <w:rFonts w:asciiTheme="majorHAnsi" w:eastAsiaTheme="majorEastAsia" w:hAnsiTheme="majorHAnsi" w:cstheme="majorBidi"/>
      <w:color w:val="272727" w:themeColor="text1" w:themeTint="D8"/>
      <w:sz w:val="21"/>
      <w:szCs w:val="21"/>
      <w:lang w:val="en-US" w:eastAsia="en-GB"/>
    </w:rPr>
  </w:style>
  <w:style w:type="character" w:customStyle="1" w:styleId="Heading9Char">
    <w:name w:val="Heading 9 Char"/>
    <w:basedOn w:val="DefaultParagraphFont"/>
    <w:link w:val="Heading9"/>
    <w:uiPriority w:val="9"/>
    <w:semiHidden/>
    <w:rsid w:val="008C755D"/>
    <w:rPr>
      <w:rFonts w:asciiTheme="majorHAnsi" w:eastAsiaTheme="majorEastAsia" w:hAnsiTheme="majorHAnsi" w:cstheme="majorBidi"/>
      <w:i/>
      <w:iCs/>
      <w:color w:val="272727" w:themeColor="text1" w:themeTint="D8"/>
      <w:sz w:val="21"/>
      <w:szCs w:val="21"/>
      <w:lang w:val="en-US" w:eastAsia="en-GB"/>
    </w:rPr>
  </w:style>
  <w:style w:type="paragraph" w:styleId="Caption">
    <w:name w:val="caption"/>
    <w:basedOn w:val="Normal"/>
    <w:next w:val="Normal"/>
    <w:uiPriority w:val="35"/>
    <w:unhideWhenUsed/>
    <w:qFormat/>
    <w:rsid w:val="008C755D"/>
    <w:pPr>
      <w:spacing w:after="200"/>
    </w:pPr>
    <w:rPr>
      <w:rFonts w:asciiTheme="minorHAnsi" w:hAnsiTheme="minorHAnsi"/>
      <w:i/>
      <w:iCs/>
      <w:color w:val="44546A" w:themeColor="text2"/>
      <w:sz w:val="18"/>
      <w:szCs w:val="18"/>
      <w:lang w:val="en-US"/>
    </w:rPr>
  </w:style>
  <w:style w:type="numbering" w:customStyle="1" w:styleId="TimoHeader1">
    <w:name w:val="TimoHeader1"/>
    <w:uiPriority w:val="99"/>
    <w:rsid w:val="0022389C"/>
    <w:pPr>
      <w:numPr>
        <w:numId w:val="2"/>
      </w:numPr>
    </w:pPr>
  </w:style>
  <w:style w:type="paragraph" w:styleId="FootnoteText">
    <w:name w:val="footnote text"/>
    <w:basedOn w:val="Normal"/>
    <w:link w:val="FootnoteTextChar"/>
    <w:uiPriority w:val="99"/>
    <w:unhideWhenUsed/>
    <w:rsid w:val="00ED6CB7"/>
    <w:rPr>
      <w:rFonts w:asciiTheme="minorHAnsi" w:hAnsiTheme="minorHAnsi"/>
      <w:sz w:val="20"/>
      <w:szCs w:val="20"/>
      <w:lang w:val="en-US"/>
    </w:rPr>
  </w:style>
  <w:style w:type="character" w:customStyle="1" w:styleId="FootnoteTextChar">
    <w:name w:val="Footnote Text Char"/>
    <w:basedOn w:val="DefaultParagraphFont"/>
    <w:link w:val="FootnoteText"/>
    <w:uiPriority w:val="99"/>
    <w:rsid w:val="00ED6CB7"/>
    <w:rPr>
      <w:rFonts w:eastAsia="Times New Roman" w:cs="Times New Roman"/>
      <w:sz w:val="20"/>
      <w:szCs w:val="20"/>
      <w:lang w:val="en-US" w:eastAsia="en-GB"/>
    </w:rPr>
  </w:style>
  <w:style w:type="character" w:styleId="FootnoteReference">
    <w:name w:val="footnote reference"/>
    <w:basedOn w:val="DefaultParagraphFont"/>
    <w:uiPriority w:val="99"/>
    <w:semiHidden/>
    <w:unhideWhenUsed/>
    <w:rsid w:val="00ED6CB7"/>
    <w:rPr>
      <w:vertAlign w:val="superscript"/>
    </w:rPr>
  </w:style>
  <w:style w:type="table" w:styleId="TableGrid">
    <w:name w:val="Table Grid"/>
    <w:basedOn w:val="TableNormal"/>
    <w:uiPriority w:val="39"/>
    <w:rsid w:val="00006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D9C"/>
    <w:pPr>
      <w:numPr>
        <w:numId w:val="0"/>
      </w:num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A63D9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63D9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63D9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63D9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63D9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63D9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63D9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63D9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63D9C"/>
    <w:pPr>
      <w:ind w:left="1920"/>
    </w:pPr>
    <w:rPr>
      <w:rFonts w:asciiTheme="minorHAnsi" w:hAnsiTheme="minorHAnsi" w:cstheme="minorHAnsi"/>
      <w:sz w:val="20"/>
      <w:szCs w:val="20"/>
    </w:rPr>
  </w:style>
  <w:style w:type="character" w:styleId="PlaceholderText">
    <w:name w:val="Placeholder Text"/>
    <w:basedOn w:val="DefaultParagraphFont"/>
    <w:uiPriority w:val="99"/>
    <w:semiHidden/>
    <w:rsid w:val="00E318BA"/>
    <w:rPr>
      <w:color w:val="808080"/>
    </w:rPr>
  </w:style>
  <w:style w:type="paragraph" w:styleId="NoSpacing">
    <w:name w:val="No Spacing"/>
    <w:uiPriority w:val="1"/>
    <w:qFormat/>
    <w:rsid w:val="00670945"/>
    <w:rPr>
      <w:rFonts w:ascii="Arial" w:eastAsia="Times New Roman" w:hAnsi="Arial" w:cs="Times New Roman"/>
      <w:lang w:eastAsia="en-GB"/>
    </w:rPr>
  </w:style>
  <w:style w:type="paragraph" w:styleId="Footer">
    <w:name w:val="footer"/>
    <w:basedOn w:val="Normal"/>
    <w:link w:val="FooterChar"/>
    <w:uiPriority w:val="99"/>
    <w:unhideWhenUsed/>
    <w:rsid w:val="00DA411A"/>
    <w:pPr>
      <w:tabs>
        <w:tab w:val="center" w:pos="4513"/>
        <w:tab w:val="right" w:pos="9026"/>
      </w:tabs>
    </w:pPr>
  </w:style>
  <w:style w:type="character" w:customStyle="1" w:styleId="FooterChar">
    <w:name w:val="Footer Char"/>
    <w:basedOn w:val="DefaultParagraphFont"/>
    <w:link w:val="Footer"/>
    <w:uiPriority w:val="99"/>
    <w:rsid w:val="00DA411A"/>
    <w:rPr>
      <w:rFonts w:ascii="Arial" w:eastAsia="Times New Roman" w:hAnsi="Arial" w:cs="Times New Roman"/>
      <w:lang w:eastAsia="en-GB"/>
    </w:rPr>
  </w:style>
  <w:style w:type="character" w:styleId="PageNumber">
    <w:name w:val="page number"/>
    <w:basedOn w:val="DefaultParagraphFont"/>
    <w:uiPriority w:val="99"/>
    <w:semiHidden/>
    <w:unhideWhenUsed/>
    <w:rsid w:val="00DA411A"/>
  </w:style>
  <w:style w:type="character" w:customStyle="1" w:styleId="UnresolvedMention1">
    <w:name w:val="Unresolved Mention1"/>
    <w:basedOn w:val="DefaultParagraphFont"/>
    <w:uiPriority w:val="99"/>
    <w:semiHidden/>
    <w:unhideWhenUsed/>
    <w:rsid w:val="00884265"/>
    <w:rPr>
      <w:color w:val="605E5C"/>
      <w:shd w:val="clear" w:color="auto" w:fill="E1DFDD"/>
    </w:rPr>
  </w:style>
  <w:style w:type="character" w:styleId="FollowedHyperlink">
    <w:name w:val="FollowedHyperlink"/>
    <w:basedOn w:val="DefaultParagraphFont"/>
    <w:uiPriority w:val="99"/>
    <w:semiHidden/>
    <w:unhideWhenUsed/>
    <w:rsid w:val="00884265"/>
    <w:rPr>
      <w:color w:val="954F72" w:themeColor="followedHyperlink"/>
      <w:u w:val="single"/>
    </w:rPr>
  </w:style>
  <w:style w:type="paragraph" w:styleId="BalloonText">
    <w:name w:val="Balloon Text"/>
    <w:basedOn w:val="Normal"/>
    <w:link w:val="BalloonTextChar"/>
    <w:uiPriority w:val="99"/>
    <w:semiHidden/>
    <w:unhideWhenUsed/>
    <w:rsid w:val="009050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504B"/>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04532">
      <w:bodyDiv w:val="1"/>
      <w:marLeft w:val="0"/>
      <w:marRight w:val="0"/>
      <w:marTop w:val="0"/>
      <w:marBottom w:val="0"/>
      <w:divBdr>
        <w:top w:val="none" w:sz="0" w:space="0" w:color="auto"/>
        <w:left w:val="none" w:sz="0" w:space="0" w:color="auto"/>
        <w:bottom w:val="none" w:sz="0" w:space="0" w:color="auto"/>
        <w:right w:val="none" w:sz="0" w:space="0" w:color="auto"/>
      </w:divBdr>
    </w:div>
    <w:div w:id="38165109">
      <w:bodyDiv w:val="1"/>
      <w:marLeft w:val="0"/>
      <w:marRight w:val="0"/>
      <w:marTop w:val="0"/>
      <w:marBottom w:val="0"/>
      <w:divBdr>
        <w:top w:val="none" w:sz="0" w:space="0" w:color="auto"/>
        <w:left w:val="none" w:sz="0" w:space="0" w:color="auto"/>
        <w:bottom w:val="none" w:sz="0" w:space="0" w:color="auto"/>
        <w:right w:val="none" w:sz="0" w:space="0" w:color="auto"/>
      </w:divBdr>
    </w:div>
    <w:div w:id="121772737">
      <w:bodyDiv w:val="1"/>
      <w:marLeft w:val="0"/>
      <w:marRight w:val="0"/>
      <w:marTop w:val="0"/>
      <w:marBottom w:val="0"/>
      <w:divBdr>
        <w:top w:val="none" w:sz="0" w:space="0" w:color="auto"/>
        <w:left w:val="none" w:sz="0" w:space="0" w:color="auto"/>
        <w:bottom w:val="none" w:sz="0" w:space="0" w:color="auto"/>
        <w:right w:val="none" w:sz="0" w:space="0" w:color="auto"/>
      </w:divBdr>
    </w:div>
    <w:div w:id="198713928">
      <w:bodyDiv w:val="1"/>
      <w:marLeft w:val="0"/>
      <w:marRight w:val="0"/>
      <w:marTop w:val="0"/>
      <w:marBottom w:val="0"/>
      <w:divBdr>
        <w:top w:val="none" w:sz="0" w:space="0" w:color="auto"/>
        <w:left w:val="none" w:sz="0" w:space="0" w:color="auto"/>
        <w:bottom w:val="none" w:sz="0" w:space="0" w:color="auto"/>
        <w:right w:val="none" w:sz="0" w:space="0" w:color="auto"/>
      </w:divBdr>
      <w:divsChild>
        <w:div w:id="258370674">
          <w:marLeft w:val="0"/>
          <w:marRight w:val="0"/>
          <w:marTop w:val="0"/>
          <w:marBottom w:val="0"/>
          <w:divBdr>
            <w:top w:val="none" w:sz="0" w:space="0" w:color="auto"/>
            <w:left w:val="none" w:sz="0" w:space="0" w:color="auto"/>
            <w:bottom w:val="none" w:sz="0" w:space="0" w:color="auto"/>
            <w:right w:val="none" w:sz="0" w:space="0" w:color="auto"/>
          </w:divBdr>
          <w:divsChild>
            <w:div w:id="1777670056">
              <w:marLeft w:val="0"/>
              <w:marRight w:val="0"/>
              <w:marTop w:val="0"/>
              <w:marBottom w:val="0"/>
              <w:divBdr>
                <w:top w:val="none" w:sz="0" w:space="0" w:color="auto"/>
                <w:left w:val="none" w:sz="0" w:space="0" w:color="auto"/>
                <w:bottom w:val="none" w:sz="0" w:space="0" w:color="auto"/>
                <w:right w:val="none" w:sz="0" w:space="0" w:color="auto"/>
              </w:divBdr>
              <w:divsChild>
                <w:div w:id="9134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6465">
      <w:bodyDiv w:val="1"/>
      <w:marLeft w:val="0"/>
      <w:marRight w:val="0"/>
      <w:marTop w:val="0"/>
      <w:marBottom w:val="0"/>
      <w:divBdr>
        <w:top w:val="none" w:sz="0" w:space="0" w:color="auto"/>
        <w:left w:val="none" w:sz="0" w:space="0" w:color="auto"/>
        <w:bottom w:val="none" w:sz="0" w:space="0" w:color="auto"/>
        <w:right w:val="none" w:sz="0" w:space="0" w:color="auto"/>
      </w:divBdr>
      <w:divsChild>
        <w:div w:id="1688286666">
          <w:marLeft w:val="0"/>
          <w:marRight w:val="0"/>
          <w:marTop w:val="0"/>
          <w:marBottom w:val="0"/>
          <w:divBdr>
            <w:top w:val="none" w:sz="0" w:space="0" w:color="auto"/>
            <w:left w:val="none" w:sz="0" w:space="0" w:color="auto"/>
            <w:bottom w:val="none" w:sz="0" w:space="0" w:color="auto"/>
            <w:right w:val="none" w:sz="0" w:space="0" w:color="auto"/>
          </w:divBdr>
          <w:divsChild>
            <w:div w:id="322783643">
              <w:marLeft w:val="0"/>
              <w:marRight w:val="0"/>
              <w:marTop w:val="0"/>
              <w:marBottom w:val="0"/>
              <w:divBdr>
                <w:top w:val="none" w:sz="0" w:space="0" w:color="auto"/>
                <w:left w:val="none" w:sz="0" w:space="0" w:color="auto"/>
                <w:bottom w:val="none" w:sz="0" w:space="0" w:color="auto"/>
                <w:right w:val="none" w:sz="0" w:space="0" w:color="auto"/>
              </w:divBdr>
              <w:divsChild>
                <w:div w:id="3904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839081">
      <w:bodyDiv w:val="1"/>
      <w:marLeft w:val="0"/>
      <w:marRight w:val="0"/>
      <w:marTop w:val="0"/>
      <w:marBottom w:val="0"/>
      <w:divBdr>
        <w:top w:val="none" w:sz="0" w:space="0" w:color="auto"/>
        <w:left w:val="none" w:sz="0" w:space="0" w:color="auto"/>
        <w:bottom w:val="none" w:sz="0" w:space="0" w:color="auto"/>
        <w:right w:val="none" w:sz="0" w:space="0" w:color="auto"/>
      </w:divBdr>
      <w:divsChild>
        <w:div w:id="1346708079">
          <w:marLeft w:val="0"/>
          <w:marRight w:val="0"/>
          <w:marTop w:val="0"/>
          <w:marBottom w:val="0"/>
          <w:divBdr>
            <w:top w:val="none" w:sz="0" w:space="0" w:color="auto"/>
            <w:left w:val="none" w:sz="0" w:space="0" w:color="auto"/>
            <w:bottom w:val="none" w:sz="0" w:space="0" w:color="auto"/>
            <w:right w:val="none" w:sz="0" w:space="0" w:color="auto"/>
          </w:divBdr>
          <w:divsChild>
            <w:div w:id="1531264390">
              <w:marLeft w:val="0"/>
              <w:marRight w:val="0"/>
              <w:marTop w:val="0"/>
              <w:marBottom w:val="0"/>
              <w:divBdr>
                <w:top w:val="none" w:sz="0" w:space="0" w:color="auto"/>
                <w:left w:val="none" w:sz="0" w:space="0" w:color="auto"/>
                <w:bottom w:val="none" w:sz="0" w:space="0" w:color="auto"/>
                <w:right w:val="none" w:sz="0" w:space="0" w:color="auto"/>
              </w:divBdr>
              <w:divsChild>
                <w:div w:id="313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29729">
      <w:bodyDiv w:val="1"/>
      <w:marLeft w:val="0"/>
      <w:marRight w:val="0"/>
      <w:marTop w:val="0"/>
      <w:marBottom w:val="0"/>
      <w:divBdr>
        <w:top w:val="none" w:sz="0" w:space="0" w:color="auto"/>
        <w:left w:val="none" w:sz="0" w:space="0" w:color="auto"/>
        <w:bottom w:val="none" w:sz="0" w:space="0" w:color="auto"/>
        <w:right w:val="none" w:sz="0" w:space="0" w:color="auto"/>
      </w:divBdr>
      <w:divsChild>
        <w:div w:id="1020353406">
          <w:marLeft w:val="0"/>
          <w:marRight w:val="0"/>
          <w:marTop w:val="0"/>
          <w:marBottom w:val="0"/>
          <w:divBdr>
            <w:top w:val="none" w:sz="0" w:space="0" w:color="auto"/>
            <w:left w:val="none" w:sz="0" w:space="0" w:color="auto"/>
            <w:bottom w:val="none" w:sz="0" w:space="0" w:color="auto"/>
            <w:right w:val="none" w:sz="0" w:space="0" w:color="auto"/>
          </w:divBdr>
          <w:divsChild>
            <w:div w:id="1260798145">
              <w:marLeft w:val="0"/>
              <w:marRight w:val="0"/>
              <w:marTop w:val="0"/>
              <w:marBottom w:val="0"/>
              <w:divBdr>
                <w:top w:val="none" w:sz="0" w:space="0" w:color="auto"/>
                <w:left w:val="none" w:sz="0" w:space="0" w:color="auto"/>
                <w:bottom w:val="none" w:sz="0" w:space="0" w:color="auto"/>
                <w:right w:val="none" w:sz="0" w:space="0" w:color="auto"/>
              </w:divBdr>
              <w:divsChild>
                <w:div w:id="8466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81354">
      <w:bodyDiv w:val="1"/>
      <w:marLeft w:val="0"/>
      <w:marRight w:val="0"/>
      <w:marTop w:val="0"/>
      <w:marBottom w:val="0"/>
      <w:divBdr>
        <w:top w:val="none" w:sz="0" w:space="0" w:color="auto"/>
        <w:left w:val="none" w:sz="0" w:space="0" w:color="auto"/>
        <w:bottom w:val="none" w:sz="0" w:space="0" w:color="auto"/>
        <w:right w:val="none" w:sz="0" w:space="0" w:color="auto"/>
      </w:divBdr>
      <w:divsChild>
        <w:div w:id="1088111571">
          <w:marLeft w:val="0"/>
          <w:marRight w:val="0"/>
          <w:marTop w:val="0"/>
          <w:marBottom w:val="0"/>
          <w:divBdr>
            <w:top w:val="none" w:sz="0" w:space="0" w:color="auto"/>
            <w:left w:val="none" w:sz="0" w:space="0" w:color="auto"/>
            <w:bottom w:val="none" w:sz="0" w:space="0" w:color="auto"/>
            <w:right w:val="none" w:sz="0" w:space="0" w:color="auto"/>
          </w:divBdr>
          <w:divsChild>
            <w:div w:id="407389434">
              <w:marLeft w:val="0"/>
              <w:marRight w:val="0"/>
              <w:marTop w:val="0"/>
              <w:marBottom w:val="0"/>
              <w:divBdr>
                <w:top w:val="none" w:sz="0" w:space="0" w:color="auto"/>
                <w:left w:val="none" w:sz="0" w:space="0" w:color="auto"/>
                <w:bottom w:val="none" w:sz="0" w:space="0" w:color="auto"/>
                <w:right w:val="none" w:sz="0" w:space="0" w:color="auto"/>
              </w:divBdr>
              <w:divsChild>
                <w:div w:id="202323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23384">
      <w:bodyDiv w:val="1"/>
      <w:marLeft w:val="0"/>
      <w:marRight w:val="0"/>
      <w:marTop w:val="0"/>
      <w:marBottom w:val="0"/>
      <w:divBdr>
        <w:top w:val="none" w:sz="0" w:space="0" w:color="auto"/>
        <w:left w:val="none" w:sz="0" w:space="0" w:color="auto"/>
        <w:bottom w:val="none" w:sz="0" w:space="0" w:color="auto"/>
        <w:right w:val="none" w:sz="0" w:space="0" w:color="auto"/>
      </w:divBdr>
      <w:divsChild>
        <w:div w:id="15036648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7324643">
              <w:marLeft w:val="0"/>
              <w:marRight w:val="0"/>
              <w:marTop w:val="0"/>
              <w:marBottom w:val="0"/>
              <w:divBdr>
                <w:top w:val="none" w:sz="0" w:space="0" w:color="auto"/>
                <w:left w:val="none" w:sz="0" w:space="0" w:color="auto"/>
                <w:bottom w:val="none" w:sz="0" w:space="0" w:color="auto"/>
                <w:right w:val="none" w:sz="0" w:space="0" w:color="auto"/>
              </w:divBdr>
              <w:divsChild>
                <w:div w:id="339241125">
                  <w:marLeft w:val="0"/>
                  <w:marRight w:val="0"/>
                  <w:marTop w:val="0"/>
                  <w:marBottom w:val="0"/>
                  <w:divBdr>
                    <w:top w:val="none" w:sz="0" w:space="0" w:color="auto"/>
                    <w:left w:val="none" w:sz="0" w:space="0" w:color="auto"/>
                    <w:bottom w:val="none" w:sz="0" w:space="0" w:color="auto"/>
                    <w:right w:val="none" w:sz="0" w:space="0" w:color="auto"/>
                  </w:divBdr>
                  <w:divsChild>
                    <w:div w:id="440418839">
                      <w:marLeft w:val="0"/>
                      <w:marRight w:val="0"/>
                      <w:marTop w:val="0"/>
                      <w:marBottom w:val="0"/>
                      <w:divBdr>
                        <w:top w:val="none" w:sz="0" w:space="0" w:color="auto"/>
                        <w:left w:val="none" w:sz="0" w:space="0" w:color="auto"/>
                        <w:bottom w:val="none" w:sz="0" w:space="0" w:color="auto"/>
                        <w:right w:val="none" w:sz="0" w:space="0" w:color="auto"/>
                      </w:divBdr>
                      <w:divsChild>
                        <w:div w:id="19576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341735">
      <w:bodyDiv w:val="1"/>
      <w:marLeft w:val="0"/>
      <w:marRight w:val="0"/>
      <w:marTop w:val="0"/>
      <w:marBottom w:val="0"/>
      <w:divBdr>
        <w:top w:val="none" w:sz="0" w:space="0" w:color="auto"/>
        <w:left w:val="none" w:sz="0" w:space="0" w:color="auto"/>
        <w:bottom w:val="none" w:sz="0" w:space="0" w:color="auto"/>
        <w:right w:val="none" w:sz="0" w:space="0" w:color="auto"/>
      </w:divBdr>
    </w:div>
    <w:div w:id="601106475">
      <w:bodyDiv w:val="1"/>
      <w:marLeft w:val="0"/>
      <w:marRight w:val="0"/>
      <w:marTop w:val="0"/>
      <w:marBottom w:val="0"/>
      <w:divBdr>
        <w:top w:val="none" w:sz="0" w:space="0" w:color="auto"/>
        <w:left w:val="none" w:sz="0" w:space="0" w:color="auto"/>
        <w:bottom w:val="none" w:sz="0" w:space="0" w:color="auto"/>
        <w:right w:val="none" w:sz="0" w:space="0" w:color="auto"/>
      </w:divBdr>
      <w:divsChild>
        <w:div w:id="1709067243">
          <w:marLeft w:val="0"/>
          <w:marRight w:val="0"/>
          <w:marTop w:val="0"/>
          <w:marBottom w:val="0"/>
          <w:divBdr>
            <w:top w:val="none" w:sz="0" w:space="0" w:color="auto"/>
            <w:left w:val="none" w:sz="0" w:space="0" w:color="auto"/>
            <w:bottom w:val="none" w:sz="0" w:space="0" w:color="auto"/>
            <w:right w:val="none" w:sz="0" w:space="0" w:color="auto"/>
          </w:divBdr>
          <w:divsChild>
            <w:div w:id="1609459218">
              <w:marLeft w:val="0"/>
              <w:marRight w:val="0"/>
              <w:marTop w:val="0"/>
              <w:marBottom w:val="0"/>
              <w:divBdr>
                <w:top w:val="none" w:sz="0" w:space="0" w:color="auto"/>
                <w:left w:val="none" w:sz="0" w:space="0" w:color="auto"/>
                <w:bottom w:val="none" w:sz="0" w:space="0" w:color="auto"/>
                <w:right w:val="none" w:sz="0" w:space="0" w:color="auto"/>
              </w:divBdr>
              <w:divsChild>
                <w:div w:id="6998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0372">
      <w:bodyDiv w:val="1"/>
      <w:marLeft w:val="0"/>
      <w:marRight w:val="0"/>
      <w:marTop w:val="0"/>
      <w:marBottom w:val="0"/>
      <w:divBdr>
        <w:top w:val="none" w:sz="0" w:space="0" w:color="auto"/>
        <w:left w:val="none" w:sz="0" w:space="0" w:color="auto"/>
        <w:bottom w:val="none" w:sz="0" w:space="0" w:color="auto"/>
        <w:right w:val="none" w:sz="0" w:space="0" w:color="auto"/>
      </w:divBdr>
    </w:div>
    <w:div w:id="655957776">
      <w:bodyDiv w:val="1"/>
      <w:marLeft w:val="0"/>
      <w:marRight w:val="0"/>
      <w:marTop w:val="0"/>
      <w:marBottom w:val="0"/>
      <w:divBdr>
        <w:top w:val="none" w:sz="0" w:space="0" w:color="auto"/>
        <w:left w:val="none" w:sz="0" w:space="0" w:color="auto"/>
        <w:bottom w:val="none" w:sz="0" w:space="0" w:color="auto"/>
        <w:right w:val="none" w:sz="0" w:space="0" w:color="auto"/>
      </w:divBdr>
      <w:divsChild>
        <w:div w:id="1604991892">
          <w:marLeft w:val="0"/>
          <w:marRight w:val="0"/>
          <w:marTop w:val="0"/>
          <w:marBottom w:val="0"/>
          <w:divBdr>
            <w:top w:val="none" w:sz="0" w:space="0" w:color="auto"/>
            <w:left w:val="none" w:sz="0" w:space="0" w:color="auto"/>
            <w:bottom w:val="none" w:sz="0" w:space="0" w:color="auto"/>
            <w:right w:val="none" w:sz="0" w:space="0" w:color="auto"/>
          </w:divBdr>
          <w:divsChild>
            <w:div w:id="1498963810">
              <w:marLeft w:val="0"/>
              <w:marRight w:val="0"/>
              <w:marTop w:val="0"/>
              <w:marBottom w:val="0"/>
              <w:divBdr>
                <w:top w:val="none" w:sz="0" w:space="0" w:color="auto"/>
                <w:left w:val="none" w:sz="0" w:space="0" w:color="auto"/>
                <w:bottom w:val="none" w:sz="0" w:space="0" w:color="auto"/>
                <w:right w:val="none" w:sz="0" w:space="0" w:color="auto"/>
              </w:divBdr>
              <w:divsChild>
                <w:div w:id="60739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48063">
      <w:bodyDiv w:val="1"/>
      <w:marLeft w:val="0"/>
      <w:marRight w:val="0"/>
      <w:marTop w:val="0"/>
      <w:marBottom w:val="0"/>
      <w:divBdr>
        <w:top w:val="none" w:sz="0" w:space="0" w:color="auto"/>
        <w:left w:val="none" w:sz="0" w:space="0" w:color="auto"/>
        <w:bottom w:val="none" w:sz="0" w:space="0" w:color="auto"/>
        <w:right w:val="none" w:sz="0" w:space="0" w:color="auto"/>
      </w:divBdr>
    </w:div>
    <w:div w:id="700595247">
      <w:bodyDiv w:val="1"/>
      <w:marLeft w:val="0"/>
      <w:marRight w:val="0"/>
      <w:marTop w:val="0"/>
      <w:marBottom w:val="0"/>
      <w:divBdr>
        <w:top w:val="none" w:sz="0" w:space="0" w:color="auto"/>
        <w:left w:val="none" w:sz="0" w:space="0" w:color="auto"/>
        <w:bottom w:val="none" w:sz="0" w:space="0" w:color="auto"/>
        <w:right w:val="none" w:sz="0" w:space="0" w:color="auto"/>
      </w:divBdr>
    </w:div>
    <w:div w:id="727612419">
      <w:bodyDiv w:val="1"/>
      <w:marLeft w:val="0"/>
      <w:marRight w:val="0"/>
      <w:marTop w:val="0"/>
      <w:marBottom w:val="0"/>
      <w:divBdr>
        <w:top w:val="none" w:sz="0" w:space="0" w:color="auto"/>
        <w:left w:val="none" w:sz="0" w:space="0" w:color="auto"/>
        <w:bottom w:val="none" w:sz="0" w:space="0" w:color="auto"/>
        <w:right w:val="none" w:sz="0" w:space="0" w:color="auto"/>
      </w:divBdr>
    </w:div>
    <w:div w:id="798769189">
      <w:bodyDiv w:val="1"/>
      <w:marLeft w:val="0"/>
      <w:marRight w:val="0"/>
      <w:marTop w:val="0"/>
      <w:marBottom w:val="0"/>
      <w:divBdr>
        <w:top w:val="none" w:sz="0" w:space="0" w:color="auto"/>
        <w:left w:val="none" w:sz="0" w:space="0" w:color="auto"/>
        <w:bottom w:val="none" w:sz="0" w:space="0" w:color="auto"/>
        <w:right w:val="none" w:sz="0" w:space="0" w:color="auto"/>
      </w:divBdr>
    </w:div>
    <w:div w:id="804348792">
      <w:bodyDiv w:val="1"/>
      <w:marLeft w:val="0"/>
      <w:marRight w:val="0"/>
      <w:marTop w:val="0"/>
      <w:marBottom w:val="0"/>
      <w:divBdr>
        <w:top w:val="none" w:sz="0" w:space="0" w:color="auto"/>
        <w:left w:val="none" w:sz="0" w:space="0" w:color="auto"/>
        <w:bottom w:val="none" w:sz="0" w:space="0" w:color="auto"/>
        <w:right w:val="none" w:sz="0" w:space="0" w:color="auto"/>
      </w:divBdr>
    </w:div>
    <w:div w:id="815876973">
      <w:bodyDiv w:val="1"/>
      <w:marLeft w:val="0"/>
      <w:marRight w:val="0"/>
      <w:marTop w:val="0"/>
      <w:marBottom w:val="0"/>
      <w:divBdr>
        <w:top w:val="none" w:sz="0" w:space="0" w:color="auto"/>
        <w:left w:val="none" w:sz="0" w:space="0" w:color="auto"/>
        <w:bottom w:val="none" w:sz="0" w:space="0" w:color="auto"/>
        <w:right w:val="none" w:sz="0" w:space="0" w:color="auto"/>
      </w:divBdr>
      <w:divsChild>
        <w:div w:id="967200434">
          <w:marLeft w:val="0"/>
          <w:marRight w:val="0"/>
          <w:marTop w:val="0"/>
          <w:marBottom w:val="0"/>
          <w:divBdr>
            <w:top w:val="none" w:sz="0" w:space="0" w:color="auto"/>
            <w:left w:val="none" w:sz="0" w:space="0" w:color="auto"/>
            <w:bottom w:val="none" w:sz="0" w:space="0" w:color="auto"/>
            <w:right w:val="none" w:sz="0" w:space="0" w:color="auto"/>
          </w:divBdr>
          <w:divsChild>
            <w:div w:id="878323005">
              <w:marLeft w:val="0"/>
              <w:marRight w:val="0"/>
              <w:marTop w:val="0"/>
              <w:marBottom w:val="0"/>
              <w:divBdr>
                <w:top w:val="none" w:sz="0" w:space="0" w:color="auto"/>
                <w:left w:val="none" w:sz="0" w:space="0" w:color="auto"/>
                <w:bottom w:val="none" w:sz="0" w:space="0" w:color="auto"/>
                <w:right w:val="none" w:sz="0" w:space="0" w:color="auto"/>
              </w:divBdr>
              <w:divsChild>
                <w:div w:id="19851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24305">
      <w:bodyDiv w:val="1"/>
      <w:marLeft w:val="0"/>
      <w:marRight w:val="0"/>
      <w:marTop w:val="0"/>
      <w:marBottom w:val="0"/>
      <w:divBdr>
        <w:top w:val="none" w:sz="0" w:space="0" w:color="auto"/>
        <w:left w:val="none" w:sz="0" w:space="0" w:color="auto"/>
        <w:bottom w:val="none" w:sz="0" w:space="0" w:color="auto"/>
        <w:right w:val="none" w:sz="0" w:space="0" w:color="auto"/>
      </w:divBdr>
    </w:div>
    <w:div w:id="1070346762">
      <w:bodyDiv w:val="1"/>
      <w:marLeft w:val="0"/>
      <w:marRight w:val="0"/>
      <w:marTop w:val="0"/>
      <w:marBottom w:val="0"/>
      <w:divBdr>
        <w:top w:val="none" w:sz="0" w:space="0" w:color="auto"/>
        <w:left w:val="none" w:sz="0" w:space="0" w:color="auto"/>
        <w:bottom w:val="none" w:sz="0" w:space="0" w:color="auto"/>
        <w:right w:val="none" w:sz="0" w:space="0" w:color="auto"/>
      </w:divBdr>
    </w:div>
    <w:div w:id="1081030163">
      <w:bodyDiv w:val="1"/>
      <w:marLeft w:val="0"/>
      <w:marRight w:val="0"/>
      <w:marTop w:val="0"/>
      <w:marBottom w:val="0"/>
      <w:divBdr>
        <w:top w:val="none" w:sz="0" w:space="0" w:color="auto"/>
        <w:left w:val="none" w:sz="0" w:space="0" w:color="auto"/>
        <w:bottom w:val="none" w:sz="0" w:space="0" w:color="auto"/>
        <w:right w:val="none" w:sz="0" w:space="0" w:color="auto"/>
      </w:divBdr>
      <w:divsChild>
        <w:div w:id="1808426763">
          <w:marLeft w:val="0"/>
          <w:marRight w:val="0"/>
          <w:marTop w:val="0"/>
          <w:marBottom w:val="0"/>
          <w:divBdr>
            <w:top w:val="none" w:sz="0" w:space="0" w:color="auto"/>
            <w:left w:val="none" w:sz="0" w:space="0" w:color="auto"/>
            <w:bottom w:val="none" w:sz="0" w:space="0" w:color="auto"/>
            <w:right w:val="none" w:sz="0" w:space="0" w:color="auto"/>
          </w:divBdr>
          <w:divsChild>
            <w:div w:id="1158958905">
              <w:marLeft w:val="0"/>
              <w:marRight w:val="0"/>
              <w:marTop w:val="0"/>
              <w:marBottom w:val="0"/>
              <w:divBdr>
                <w:top w:val="none" w:sz="0" w:space="0" w:color="auto"/>
                <w:left w:val="none" w:sz="0" w:space="0" w:color="auto"/>
                <w:bottom w:val="none" w:sz="0" w:space="0" w:color="auto"/>
                <w:right w:val="none" w:sz="0" w:space="0" w:color="auto"/>
              </w:divBdr>
              <w:divsChild>
                <w:div w:id="8886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07465">
      <w:bodyDiv w:val="1"/>
      <w:marLeft w:val="0"/>
      <w:marRight w:val="0"/>
      <w:marTop w:val="0"/>
      <w:marBottom w:val="0"/>
      <w:divBdr>
        <w:top w:val="none" w:sz="0" w:space="0" w:color="auto"/>
        <w:left w:val="none" w:sz="0" w:space="0" w:color="auto"/>
        <w:bottom w:val="none" w:sz="0" w:space="0" w:color="auto"/>
        <w:right w:val="none" w:sz="0" w:space="0" w:color="auto"/>
      </w:divBdr>
      <w:divsChild>
        <w:div w:id="1808626628">
          <w:marLeft w:val="0"/>
          <w:marRight w:val="0"/>
          <w:marTop w:val="0"/>
          <w:marBottom w:val="0"/>
          <w:divBdr>
            <w:top w:val="none" w:sz="0" w:space="0" w:color="auto"/>
            <w:left w:val="none" w:sz="0" w:space="0" w:color="auto"/>
            <w:bottom w:val="none" w:sz="0" w:space="0" w:color="auto"/>
            <w:right w:val="none" w:sz="0" w:space="0" w:color="auto"/>
          </w:divBdr>
          <w:divsChild>
            <w:div w:id="1337657147">
              <w:marLeft w:val="0"/>
              <w:marRight w:val="0"/>
              <w:marTop w:val="0"/>
              <w:marBottom w:val="0"/>
              <w:divBdr>
                <w:top w:val="none" w:sz="0" w:space="0" w:color="auto"/>
                <w:left w:val="none" w:sz="0" w:space="0" w:color="auto"/>
                <w:bottom w:val="none" w:sz="0" w:space="0" w:color="auto"/>
                <w:right w:val="none" w:sz="0" w:space="0" w:color="auto"/>
              </w:divBdr>
              <w:divsChild>
                <w:div w:id="3513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05920">
      <w:bodyDiv w:val="1"/>
      <w:marLeft w:val="0"/>
      <w:marRight w:val="0"/>
      <w:marTop w:val="0"/>
      <w:marBottom w:val="0"/>
      <w:divBdr>
        <w:top w:val="none" w:sz="0" w:space="0" w:color="auto"/>
        <w:left w:val="none" w:sz="0" w:space="0" w:color="auto"/>
        <w:bottom w:val="none" w:sz="0" w:space="0" w:color="auto"/>
        <w:right w:val="none" w:sz="0" w:space="0" w:color="auto"/>
      </w:divBdr>
    </w:div>
    <w:div w:id="1217936812">
      <w:bodyDiv w:val="1"/>
      <w:marLeft w:val="0"/>
      <w:marRight w:val="0"/>
      <w:marTop w:val="0"/>
      <w:marBottom w:val="0"/>
      <w:divBdr>
        <w:top w:val="none" w:sz="0" w:space="0" w:color="auto"/>
        <w:left w:val="none" w:sz="0" w:space="0" w:color="auto"/>
        <w:bottom w:val="none" w:sz="0" w:space="0" w:color="auto"/>
        <w:right w:val="none" w:sz="0" w:space="0" w:color="auto"/>
      </w:divBdr>
    </w:div>
    <w:div w:id="1227178536">
      <w:bodyDiv w:val="1"/>
      <w:marLeft w:val="0"/>
      <w:marRight w:val="0"/>
      <w:marTop w:val="0"/>
      <w:marBottom w:val="0"/>
      <w:divBdr>
        <w:top w:val="none" w:sz="0" w:space="0" w:color="auto"/>
        <w:left w:val="none" w:sz="0" w:space="0" w:color="auto"/>
        <w:bottom w:val="none" w:sz="0" w:space="0" w:color="auto"/>
        <w:right w:val="none" w:sz="0" w:space="0" w:color="auto"/>
      </w:divBdr>
    </w:div>
    <w:div w:id="1305617768">
      <w:bodyDiv w:val="1"/>
      <w:marLeft w:val="0"/>
      <w:marRight w:val="0"/>
      <w:marTop w:val="0"/>
      <w:marBottom w:val="0"/>
      <w:divBdr>
        <w:top w:val="none" w:sz="0" w:space="0" w:color="auto"/>
        <w:left w:val="none" w:sz="0" w:space="0" w:color="auto"/>
        <w:bottom w:val="none" w:sz="0" w:space="0" w:color="auto"/>
        <w:right w:val="none" w:sz="0" w:space="0" w:color="auto"/>
      </w:divBdr>
    </w:div>
    <w:div w:id="1323006197">
      <w:bodyDiv w:val="1"/>
      <w:marLeft w:val="0"/>
      <w:marRight w:val="0"/>
      <w:marTop w:val="0"/>
      <w:marBottom w:val="0"/>
      <w:divBdr>
        <w:top w:val="none" w:sz="0" w:space="0" w:color="auto"/>
        <w:left w:val="none" w:sz="0" w:space="0" w:color="auto"/>
        <w:bottom w:val="none" w:sz="0" w:space="0" w:color="auto"/>
        <w:right w:val="none" w:sz="0" w:space="0" w:color="auto"/>
      </w:divBdr>
      <w:divsChild>
        <w:div w:id="2122383792">
          <w:marLeft w:val="0"/>
          <w:marRight w:val="0"/>
          <w:marTop w:val="0"/>
          <w:marBottom w:val="0"/>
          <w:divBdr>
            <w:top w:val="none" w:sz="0" w:space="0" w:color="auto"/>
            <w:left w:val="none" w:sz="0" w:space="0" w:color="auto"/>
            <w:bottom w:val="none" w:sz="0" w:space="0" w:color="auto"/>
            <w:right w:val="none" w:sz="0" w:space="0" w:color="auto"/>
          </w:divBdr>
          <w:divsChild>
            <w:div w:id="1207140067">
              <w:marLeft w:val="0"/>
              <w:marRight w:val="0"/>
              <w:marTop w:val="0"/>
              <w:marBottom w:val="0"/>
              <w:divBdr>
                <w:top w:val="none" w:sz="0" w:space="0" w:color="auto"/>
                <w:left w:val="none" w:sz="0" w:space="0" w:color="auto"/>
                <w:bottom w:val="none" w:sz="0" w:space="0" w:color="auto"/>
                <w:right w:val="none" w:sz="0" w:space="0" w:color="auto"/>
              </w:divBdr>
              <w:divsChild>
                <w:div w:id="1679042771">
                  <w:marLeft w:val="0"/>
                  <w:marRight w:val="0"/>
                  <w:marTop w:val="0"/>
                  <w:marBottom w:val="0"/>
                  <w:divBdr>
                    <w:top w:val="none" w:sz="0" w:space="0" w:color="auto"/>
                    <w:left w:val="none" w:sz="0" w:space="0" w:color="auto"/>
                    <w:bottom w:val="none" w:sz="0" w:space="0" w:color="auto"/>
                    <w:right w:val="none" w:sz="0" w:space="0" w:color="auto"/>
                  </w:divBdr>
                  <w:divsChild>
                    <w:div w:id="14467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591069">
      <w:bodyDiv w:val="1"/>
      <w:marLeft w:val="0"/>
      <w:marRight w:val="0"/>
      <w:marTop w:val="0"/>
      <w:marBottom w:val="0"/>
      <w:divBdr>
        <w:top w:val="none" w:sz="0" w:space="0" w:color="auto"/>
        <w:left w:val="none" w:sz="0" w:space="0" w:color="auto"/>
        <w:bottom w:val="none" w:sz="0" w:space="0" w:color="auto"/>
        <w:right w:val="none" w:sz="0" w:space="0" w:color="auto"/>
      </w:divBdr>
    </w:div>
    <w:div w:id="1505315156">
      <w:bodyDiv w:val="1"/>
      <w:marLeft w:val="0"/>
      <w:marRight w:val="0"/>
      <w:marTop w:val="0"/>
      <w:marBottom w:val="0"/>
      <w:divBdr>
        <w:top w:val="none" w:sz="0" w:space="0" w:color="auto"/>
        <w:left w:val="none" w:sz="0" w:space="0" w:color="auto"/>
        <w:bottom w:val="none" w:sz="0" w:space="0" w:color="auto"/>
        <w:right w:val="none" w:sz="0" w:space="0" w:color="auto"/>
      </w:divBdr>
    </w:div>
    <w:div w:id="1511915971">
      <w:bodyDiv w:val="1"/>
      <w:marLeft w:val="0"/>
      <w:marRight w:val="0"/>
      <w:marTop w:val="0"/>
      <w:marBottom w:val="0"/>
      <w:divBdr>
        <w:top w:val="none" w:sz="0" w:space="0" w:color="auto"/>
        <w:left w:val="none" w:sz="0" w:space="0" w:color="auto"/>
        <w:bottom w:val="none" w:sz="0" w:space="0" w:color="auto"/>
        <w:right w:val="none" w:sz="0" w:space="0" w:color="auto"/>
      </w:divBdr>
      <w:divsChild>
        <w:div w:id="851995714">
          <w:marLeft w:val="0"/>
          <w:marRight w:val="0"/>
          <w:marTop w:val="0"/>
          <w:marBottom w:val="0"/>
          <w:divBdr>
            <w:top w:val="none" w:sz="0" w:space="0" w:color="auto"/>
            <w:left w:val="none" w:sz="0" w:space="0" w:color="auto"/>
            <w:bottom w:val="none" w:sz="0" w:space="0" w:color="auto"/>
            <w:right w:val="none" w:sz="0" w:space="0" w:color="auto"/>
          </w:divBdr>
          <w:divsChild>
            <w:div w:id="738478890">
              <w:marLeft w:val="0"/>
              <w:marRight w:val="0"/>
              <w:marTop w:val="0"/>
              <w:marBottom w:val="0"/>
              <w:divBdr>
                <w:top w:val="none" w:sz="0" w:space="0" w:color="auto"/>
                <w:left w:val="none" w:sz="0" w:space="0" w:color="auto"/>
                <w:bottom w:val="none" w:sz="0" w:space="0" w:color="auto"/>
                <w:right w:val="none" w:sz="0" w:space="0" w:color="auto"/>
              </w:divBdr>
              <w:divsChild>
                <w:div w:id="21273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75415">
      <w:bodyDiv w:val="1"/>
      <w:marLeft w:val="0"/>
      <w:marRight w:val="0"/>
      <w:marTop w:val="0"/>
      <w:marBottom w:val="0"/>
      <w:divBdr>
        <w:top w:val="none" w:sz="0" w:space="0" w:color="auto"/>
        <w:left w:val="none" w:sz="0" w:space="0" w:color="auto"/>
        <w:bottom w:val="none" w:sz="0" w:space="0" w:color="auto"/>
        <w:right w:val="none" w:sz="0" w:space="0" w:color="auto"/>
      </w:divBdr>
    </w:div>
    <w:div w:id="1548374412">
      <w:bodyDiv w:val="1"/>
      <w:marLeft w:val="0"/>
      <w:marRight w:val="0"/>
      <w:marTop w:val="0"/>
      <w:marBottom w:val="0"/>
      <w:divBdr>
        <w:top w:val="none" w:sz="0" w:space="0" w:color="auto"/>
        <w:left w:val="none" w:sz="0" w:space="0" w:color="auto"/>
        <w:bottom w:val="none" w:sz="0" w:space="0" w:color="auto"/>
        <w:right w:val="none" w:sz="0" w:space="0" w:color="auto"/>
      </w:divBdr>
    </w:div>
    <w:div w:id="1566530138">
      <w:bodyDiv w:val="1"/>
      <w:marLeft w:val="0"/>
      <w:marRight w:val="0"/>
      <w:marTop w:val="0"/>
      <w:marBottom w:val="0"/>
      <w:divBdr>
        <w:top w:val="none" w:sz="0" w:space="0" w:color="auto"/>
        <w:left w:val="none" w:sz="0" w:space="0" w:color="auto"/>
        <w:bottom w:val="none" w:sz="0" w:space="0" w:color="auto"/>
        <w:right w:val="none" w:sz="0" w:space="0" w:color="auto"/>
      </w:divBdr>
    </w:div>
    <w:div w:id="1599631619">
      <w:bodyDiv w:val="1"/>
      <w:marLeft w:val="0"/>
      <w:marRight w:val="0"/>
      <w:marTop w:val="0"/>
      <w:marBottom w:val="0"/>
      <w:divBdr>
        <w:top w:val="none" w:sz="0" w:space="0" w:color="auto"/>
        <w:left w:val="none" w:sz="0" w:space="0" w:color="auto"/>
        <w:bottom w:val="none" w:sz="0" w:space="0" w:color="auto"/>
        <w:right w:val="none" w:sz="0" w:space="0" w:color="auto"/>
      </w:divBdr>
    </w:div>
    <w:div w:id="1623026674">
      <w:bodyDiv w:val="1"/>
      <w:marLeft w:val="0"/>
      <w:marRight w:val="0"/>
      <w:marTop w:val="0"/>
      <w:marBottom w:val="0"/>
      <w:divBdr>
        <w:top w:val="none" w:sz="0" w:space="0" w:color="auto"/>
        <w:left w:val="none" w:sz="0" w:space="0" w:color="auto"/>
        <w:bottom w:val="none" w:sz="0" w:space="0" w:color="auto"/>
        <w:right w:val="none" w:sz="0" w:space="0" w:color="auto"/>
      </w:divBdr>
      <w:divsChild>
        <w:div w:id="66542037">
          <w:marLeft w:val="0"/>
          <w:marRight w:val="0"/>
          <w:marTop w:val="0"/>
          <w:marBottom w:val="0"/>
          <w:divBdr>
            <w:top w:val="none" w:sz="0" w:space="0" w:color="auto"/>
            <w:left w:val="none" w:sz="0" w:space="0" w:color="auto"/>
            <w:bottom w:val="none" w:sz="0" w:space="0" w:color="auto"/>
            <w:right w:val="none" w:sz="0" w:space="0" w:color="auto"/>
          </w:divBdr>
          <w:divsChild>
            <w:div w:id="513156229">
              <w:marLeft w:val="0"/>
              <w:marRight w:val="0"/>
              <w:marTop w:val="0"/>
              <w:marBottom w:val="0"/>
              <w:divBdr>
                <w:top w:val="none" w:sz="0" w:space="0" w:color="auto"/>
                <w:left w:val="none" w:sz="0" w:space="0" w:color="auto"/>
                <w:bottom w:val="none" w:sz="0" w:space="0" w:color="auto"/>
                <w:right w:val="none" w:sz="0" w:space="0" w:color="auto"/>
              </w:divBdr>
              <w:divsChild>
                <w:div w:id="8403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76399">
      <w:bodyDiv w:val="1"/>
      <w:marLeft w:val="0"/>
      <w:marRight w:val="0"/>
      <w:marTop w:val="0"/>
      <w:marBottom w:val="0"/>
      <w:divBdr>
        <w:top w:val="none" w:sz="0" w:space="0" w:color="auto"/>
        <w:left w:val="none" w:sz="0" w:space="0" w:color="auto"/>
        <w:bottom w:val="none" w:sz="0" w:space="0" w:color="auto"/>
        <w:right w:val="none" w:sz="0" w:space="0" w:color="auto"/>
      </w:divBdr>
      <w:divsChild>
        <w:div w:id="1897274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477899">
              <w:marLeft w:val="0"/>
              <w:marRight w:val="0"/>
              <w:marTop w:val="0"/>
              <w:marBottom w:val="0"/>
              <w:divBdr>
                <w:top w:val="none" w:sz="0" w:space="0" w:color="auto"/>
                <w:left w:val="none" w:sz="0" w:space="0" w:color="auto"/>
                <w:bottom w:val="none" w:sz="0" w:space="0" w:color="auto"/>
                <w:right w:val="none" w:sz="0" w:space="0" w:color="auto"/>
              </w:divBdr>
              <w:divsChild>
                <w:div w:id="1441679425">
                  <w:marLeft w:val="0"/>
                  <w:marRight w:val="0"/>
                  <w:marTop w:val="0"/>
                  <w:marBottom w:val="0"/>
                  <w:divBdr>
                    <w:top w:val="none" w:sz="0" w:space="0" w:color="auto"/>
                    <w:left w:val="none" w:sz="0" w:space="0" w:color="auto"/>
                    <w:bottom w:val="none" w:sz="0" w:space="0" w:color="auto"/>
                    <w:right w:val="none" w:sz="0" w:space="0" w:color="auto"/>
                  </w:divBdr>
                  <w:divsChild>
                    <w:div w:id="1157955830">
                      <w:marLeft w:val="0"/>
                      <w:marRight w:val="0"/>
                      <w:marTop w:val="0"/>
                      <w:marBottom w:val="0"/>
                      <w:divBdr>
                        <w:top w:val="none" w:sz="0" w:space="0" w:color="auto"/>
                        <w:left w:val="none" w:sz="0" w:space="0" w:color="auto"/>
                        <w:bottom w:val="none" w:sz="0" w:space="0" w:color="auto"/>
                        <w:right w:val="none" w:sz="0" w:space="0" w:color="auto"/>
                      </w:divBdr>
                      <w:divsChild>
                        <w:div w:id="161008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818417">
      <w:bodyDiv w:val="1"/>
      <w:marLeft w:val="0"/>
      <w:marRight w:val="0"/>
      <w:marTop w:val="0"/>
      <w:marBottom w:val="0"/>
      <w:divBdr>
        <w:top w:val="none" w:sz="0" w:space="0" w:color="auto"/>
        <w:left w:val="none" w:sz="0" w:space="0" w:color="auto"/>
        <w:bottom w:val="none" w:sz="0" w:space="0" w:color="auto"/>
        <w:right w:val="none" w:sz="0" w:space="0" w:color="auto"/>
      </w:divBdr>
    </w:div>
    <w:div w:id="1662656489">
      <w:bodyDiv w:val="1"/>
      <w:marLeft w:val="0"/>
      <w:marRight w:val="0"/>
      <w:marTop w:val="0"/>
      <w:marBottom w:val="0"/>
      <w:divBdr>
        <w:top w:val="none" w:sz="0" w:space="0" w:color="auto"/>
        <w:left w:val="none" w:sz="0" w:space="0" w:color="auto"/>
        <w:bottom w:val="none" w:sz="0" w:space="0" w:color="auto"/>
        <w:right w:val="none" w:sz="0" w:space="0" w:color="auto"/>
      </w:divBdr>
    </w:div>
    <w:div w:id="1717778467">
      <w:bodyDiv w:val="1"/>
      <w:marLeft w:val="0"/>
      <w:marRight w:val="0"/>
      <w:marTop w:val="0"/>
      <w:marBottom w:val="0"/>
      <w:divBdr>
        <w:top w:val="none" w:sz="0" w:space="0" w:color="auto"/>
        <w:left w:val="none" w:sz="0" w:space="0" w:color="auto"/>
        <w:bottom w:val="none" w:sz="0" w:space="0" w:color="auto"/>
        <w:right w:val="none" w:sz="0" w:space="0" w:color="auto"/>
      </w:divBdr>
      <w:divsChild>
        <w:div w:id="1945724434">
          <w:marLeft w:val="0"/>
          <w:marRight w:val="0"/>
          <w:marTop w:val="0"/>
          <w:marBottom w:val="0"/>
          <w:divBdr>
            <w:top w:val="none" w:sz="0" w:space="0" w:color="auto"/>
            <w:left w:val="none" w:sz="0" w:space="0" w:color="auto"/>
            <w:bottom w:val="none" w:sz="0" w:space="0" w:color="auto"/>
            <w:right w:val="none" w:sz="0" w:space="0" w:color="auto"/>
          </w:divBdr>
          <w:divsChild>
            <w:div w:id="877163751">
              <w:marLeft w:val="0"/>
              <w:marRight w:val="0"/>
              <w:marTop w:val="0"/>
              <w:marBottom w:val="0"/>
              <w:divBdr>
                <w:top w:val="none" w:sz="0" w:space="0" w:color="auto"/>
                <w:left w:val="none" w:sz="0" w:space="0" w:color="auto"/>
                <w:bottom w:val="none" w:sz="0" w:space="0" w:color="auto"/>
                <w:right w:val="none" w:sz="0" w:space="0" w:color="auto"/>
              </w:divBdr>
              <w:divsChild>
                <w:div w:id="1860073263">
                  <w:marLeft w:val="0"/>
                  <w:marRight w:val="0"/>
                  <w:marTop w:val="0"/>
                  <w:marBottom w:val="0"/>
                  <w:divBdr>
                    <w:top w:val="none" w:sz="0" w:space="0" w:color="auto"/>
                    <w:left w:val="none" w:sz="0" w:space="0" w:color="auto"/>
                    <w:bottom w:val="none" w:sz="0" w:space="0" w:color="auto"/>
                    <w:right w:val="none" w:sz="0" w:space="0" w:color="auto"/>
                  </w:divBdr>
                  <w:divsChild>
                    <w:div w:id="1926038681">
                      <w:marLeft w:val="0"/>
                      <w:marRight w:val="0"/>
                      <w:marTop w:val="0"/>
                      <w:marBottom w:val="0"/>
                      <w:divBdr>
                        <w:top w:val="none" w:sz="0" w:space="0" w:color="auto"/>
                        <w:left w:val="none" w:sz="0" w:space="0" w:color="auto"/>
                        <w:bottom w:val="none" w:sz="0" w:space="0" w:color="auto"/>
                        <w:right w:val="none" w:sz="0" w:space="0" w:color="auto"/>
                      </w:divBdr>
                    </w:div>
                  </w:divsChild>
                </w:div>
                <w:div w:id="1719696097">
                  <w:marLeft w:val="0"/>
                  <w:marRight w:val="0"/>
                  <w:marTop w:val="0"/>
                  <w:marBottom w:val="0"/>
                  <w:divBdr>
                    <w:top w:val="none" w:sz="0" w:space="0" w:color="auto"/>
                    <w:left w:val="none" w:sz="0" w:space="0" w:color="auto"/>
                    <w:bottom w:val="none" w:sz="0" w:space="0" w:color="auto"/>
                    <w:right w:val="none" w:sz="0" w:space="0" w:color="auto"/>
                  </w:divBdr>
                  <w:divsChild>
                    <w:div w:id="19601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48871">
      <w:bodyDiv w:val="1"/>
      <w:marLeft w:val="0"/>
      <w:marRight w:val="0"/>
      <w:marTop w:val="0"/>
      <w:marBottom w:val="0"/>
      <w:divBdr>
        <w:top w:val="none" w:sz="0" w:space="0" w:color="auto"/>
        <w:left w:val="none" w:sz="0" w:space="0" w:color="auto"/>
        <w:bottom w:val="none" w:sz="0" w:space="0" w:color="auto"/>
        <w:right w:val="none" w:sz="0" w:space="0" w:color="auto"/>
      </w:divBdr>
    </w:div>
    <w:div w:id="1743913748">
      <w:bodyDiv w:val="1"/>
      <w:marLeft w:val="0"/>
      <w:marRight w:val="0"/>
      <w:marTop w:val="0"/>
      <w:marBottom w:val="0"/>
      <w:divBdr>
        <w:top w:val="none" w:sz="0" w:space="0" w:color="auto"/>
        <w:left w:val="none" w:sz="0" w:space="0" w:color="auto"/>
        <w:bottom w:val="none" w:sz="0" w:space="0" w:color="auto"/>
        <w:right w:val="none" w:sz="0" w:space="0" w:color="auto"/>
      </w:divBdr>
    </w:div>
    <w:div w:id="1792551335">
      <w:bodyDiv w:val="1"/>
      <w:marLeft w:val="0"/>
      <w:marRight w:val="0"/>
      <w:marTop w:val="0"/>
      <w:marBottom w:val="0"/>
      <w:divBdr>
        <w:top w:val="none" w:sz="0" w:space="0" w:color="auto"/>
        <w:left w:val="none" w:sz="0" w:space="0" w:color="auto"/>
        <w:bottom w:val="none" w:sz="0" w:space="0" w:color="auto"/>
        <w:right w:val="none" w:sz="0" w:space="0" w:color="auto"/>
      </w:divBdr>
    </w:div>
    <w:div w:id="1808550062">
      <w:bodyDiv w:val="1"/>
      <w:marLeft w:val="0"/>
      <w:marRight w:val="0"/>
      <w:marTop w:val="0"/>
      <w:marBottom w:val="0"/>
      <w:divBdr>
        <w:top w:val="none" w:sz="0" w:space="0" w:color="auto"/>
        <w:left w:val="none" w:sz="0" w:space="0" w:color="auto"/>
        <w:bottom w:val="none" w:sz="0" w:space="0" w:color="auto"/>
        <w:right w:val="none" w:sz="0" w:space="0" w:color="auto"/>
      </w:divBdr>
      <w:divsChild>
        <w:div w:id="1914120858">
          <w:marLeft w:val="0"/>
          <w:marRight w:val="0"/>
          <w:marTop w:val="0"/>
          <w:marBottom w:val="0"/>
          <w:divBdr>
            <w:top w:val="none" w:sz="0" w:space="0" w:color="auto"/>
            <w:left w:val="none" w:sz="0" w:space="0" w:color="auto"/>
            <w:bottom w:val="none" w:sz="0" w:space="0" w:color="auto"/>
            <w:right w:val="none" w:sz="0" w:space="0" w:color="auto"/>
          </w:divBdr>
          <w:divsChild>
            <w:div w:id="444346541">
              <w:marLeft w:val="0"/>
              <w:marRight w:val="0"/>
              <w:marTop w:val="0"/>
              <w:marBottom w:val="0"/>
              <w:divBdr>
                <w:top w:val="none" w:sz="0" w:space="0" w:color="auto"/>
                <w:left w:val="none" w:sz="0" w:space="0" w:color="auto"/>
                <w:bottom w:val="none" w:sz="0" w:space="0" w:color="auto"/>
                <w:right w:val="none" w:sz="0" w:space="0" w:color="auto"/>
              </w:divBdr>
              <w:divsChild>
                <w:div w:id="1664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89696">
      <w:bodyDiv w:val="1"/>
      <w:marLeft w:val="0"/>
      <w:marRight w:val="0"/>
      <w:marTop w:val="0"/>
      <w:marBottom w:val="0"/>
      <w:divBdr>
        <w:top w:val="none" w:sz="0" w:space="0" w:color="auto"/>
        <w:left w:val="none" w:sz="0" w:space="0" w:color="auto"/>
        <w:bottom w:val="none" w:sz="0" w:space="0" w:color="auto"/>
        <w:right w:val="none" w:sz="0" w:space="0" w:color="auto"/>
      </w:divBdr>
    </w:div>
    <w:div w:id="1878469304">
      <w:bodyDiv w:val="1"/>
      <w:marLeft w:val="0"/>
      <w:marRight w:val="0"/>
      <w:marTop w:val="0"/>
      <w:marBottom w:val="0"/>
      <w:divBdr>
        <w:top w:val="none" w:sz="0" w:space="0" w:color="auto"/>
        <w:left w:val="none" w:sz="0" w:space="0" w:color="auto"/>
        <w:bottom w:val="none" w:sz="0" w:space="0" w:color="auto"/>
        <w:right w:val="none" w:sz="0" w:space="0" w:color="auto"/>
      </w:divBdr>
      <w:divsChild>
        <w:div w:id="209193611">
          <w:marLeft w:val="0"/>
          <w:marRight w:val="0"/>
          <w:marTop w:val="0"/>
          <w:marBottom w:val="0"/>
          <w:divBdr>
            <w:top w:val="none" w:sz="0" w:space="0" w:color="auto"/>
            <w:left w:val="none" w:sz="0" w:space="0" w:color="auto"/>
            <w:bottom w:val="none" w:sz="0" w:space="0" w:color="auto"/>
            <w:right w:val="none" w:sz="0" w:space="0" w:color="auto"/>
          </w:divBdr>
          <w:divsChild>
            <w:div w:id="447967617">
              <w:marLeft w:val="0"/>
              <w:marRight w:val="0"/>
              <w:marTop w:val="0"/>
              <w:marBottom w:val="0"/>
              <w:divBdr>
                <w:top w:val="none" w:sz="0" w:space="0" w:color="auto"/>
                <w:left w:val="none" w:sz="0" w:space="0" w:color="auto"/>
                <w:bottom w:val="none" w:sz="0" w:space="0" w:color="auto"/>
                <w:right w:val="none" w:sz="0" w:space="0" w:color="auto"/>
              </w:divBdr>
              <w:divsChild>
                <w:div w:id="210615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93592">
      <w:bodyDiv w:val="1"/>
      <w:marLeft w:val="0"/>
      <w:marRight w:val="0"/>
      <w:marTop w:val="0"/>
      <w:marBottom w:val="0"/>
      <w:divBdr>
        <w:top w:val="none" w:sz="0" w:space="0" w:color="auto"/>
        <w:left w:val="none" w:sz="0" w:space="0" w:color="auto"/>
        <w:bottom w:val="none" w:sz="0" w:space="0" w:color="auto"/>
        <w:right w:val="none" w:sz="0" w:space="0" w:color="auto"/>
      </w:divBdr>
    </w:div>
    <w:div w:id="1933123423">
      <w:bodyDiv w:val="1"/>
      <w:marLeft w:val="0"/>
      <w:marRight w:val="0"/>
      <w:marTop w:val="0"/>
      <w:marBottom w:val="0"/>
      <w:divBdr>
        <w:top w:val="none" w:sz="0" w:space="0" w:color="auto"/>
        <w:left w:val="none" w:sz="0" w:space="0" w:color="auto"/>
        <w:bottom w:val="none" w:sz="0" w:space="0" w:color="auto"/>
        <w:right w:val="none" w:sz="0" w:space="0" w:color="auto"/>
      </w:divBdr>
      <w:divsChild>
        <w:div w:id="1553418515">
          <w:marLeft w:val="0"/>
          <w:marRight w:val="0"/>
          <w:marTop w:val="0"/>
          <w:marBottom w:val="0"/>
          <w:divBdr>
            <w:top w:val="none" w:sz="0" w:space="0" w:color="auto"/>
            <w:left w:val="none" w:sz="0" w:space="0" w:color="auto"/>
            <w:bottom w:val="none" w:sz="0" w:space="0" w:color="auto"/>
            <w:right w:val="none" w:sz="0" w:space="0" w:color="auto"/>
          </w:divBdr>
          <w:divsChild>
            <w:div w:id="2042709686">
              <w:marLeft w:val="0"/>
              <w:marRight w:val="0"/>
              <w:marTop w:val="0"/>
              <w:marBottom w:val="0"/>
              <w:divBdr>
                <w:top w:val="none" w:sz="0" w:space="0" w:color="auto"/>
                <w:left w:val="none" w:sz="0" w:space="0" w:color="auto"/>
                <w:bottom w:val="none" w:sz="0" w:space="0" w:color="auto"/>
                <w:right w:val="none" w:sz="0" w:space="0" w:color="auto"/>
              </w:divBdr>
              <w:divsChild>
                <w:div w:id="1522166226">
                  <w:marLeft w:val="0"/>
                  <w:marRight w:val="0"/>
                  <w:marTop w:val="0"/>
                  <w:marBottom w:val="0"/>
                  <w:divBdr>
                    <w:top w:val="none" w:sz="0" w:space="0" w:color="auto"/>
                    <w:left w:val="none" w:sz="0" w:space="0" w:color="auto"/>
                    <w:bottom w:val="none" w:sz="0" w:space="0" w:color="auto"/>
                    <w:right w:val="none" w:sz="0" w:space="0" w:color="auto"/>
                  </w:divBdr>
                  <w:divsChild>
                    <w:div w:id="1092897541">
                      <w:marLeft w:val="0"/>
                      <w:marRight w:val="0"/>
                      <w:marTop w:val="0"/>
                      <w:marBottom w:val="0"/>
                      <w:divBdr>
                        <w:top w:val="none" w:sz="0" w:space="0" w:color="auto"/>
                        <w:left w:val="none" w:sz="0" w:space="0" w:color="auto"/>
                        <w:bottom w:val="none" w:sz="0" w:space="0" w:color="auto"/>
                        <w:right w:val="none" w:sz="0" w:space="0" w:color="auto"/>
                      </w:divBdr>
                    </w:div>
                    <w:div w:id="315962457">
                      <w:marLeft w:val="0"/>
                      <w:marRight w:val="0"/>
                      <w:marTop w:val="0"/>
                      <w:marBottom w:val="0"/>
                      <w:divBdr>
                        <w:top w:val="none" w:sz="0" w:space="0" w:color="auto"/>
                        <w:left w:val="none" w:sz="0" w:space="0" w:color="auto"/>
                        <w:bottom w:val="none" w:sz="0" w:space="0" w:color="auto"/>
                        <w:right w:val="none" w:sz="0" w:space="0" w:color="auto"/>
                      </w:divBdr>
                    </w:div>
                  </w:divsChild>
                </w:div>
                <w:div w:id="1075275721">
                  <w:marLeft w:val="0"/>
                  <w:marRight w:val="0"/>
                  <w:marTop w:val="0"/>
                  <w:marBottom w:val="0"/>
                  <w:divBdr>
                    <w:top w:val="none" w:sz="0" w:space="0" w:color="auto"/>
                    <w:left w:val="none" w:sz="0" w:space="0" w:color="auto"/>
                    <w:bottom w:val="none" w:sz="0" w:space="0" w:color="auto"/>
                    <w:right w:val="none" w:sz="0" w:space="0" w:color="auto"/>
                  </w:divBdr>
                  <w:divsChild>
                    <w:div w:id="992100813">
                      <w:marLeft w:val="0"/>
                      <w:marRight w:val="0"/>
                      <w:marTop w:val="0"/>
                      <w:marBottom w:val="0"/>
                      <w:divBdr>
                        <w:top w:val="none" w:sz="0" w:space="0" w:color="auto"/>
                        <w:left w:val="none" w:sz="0" w:space="0" w:color="auto"/>
                        <w:bottom w:val="none" w:sz="0" w:space="0" w:color="auto"/>
                        <w:right w:val="none" w:sz="0" w:space="0" w:color="auto"/>
                      </w:divBdr>
                    </w:div>
                    <w:div w:id="2041280791">
                      <w:marLeft w:val="0"/>
                      <w:marRight w:val="0"/>
                      <w:marTop w:val="0"/>
                      <w:marBottom w:val="0"/>
                      <w:divBdr>
                        <w:top w:val="none" w:sz="0" w:space="0" w:color="auto"/>
                        <w:left w:val="none" w:sz="0" w:space="0" w:color="auto"/>
                        <w:bottom w:val="none" w:sz="0" w:space="0" w:color="auto"/>
                        <w:right w:val="none" w:sz="0" w:space="0" w:color="auto"/>
                      </w:divBdr>
                    </w:div>
                    <w:div w:id="460072464">
                      <w:marLeft w:val="0"/>
                      <w:marRight w:val="0"/>
                      <w:marTop w:val="0"/>
                      <w:marBottom w:val="0"/>
                      <w:divBdr>
                        <w:top w:val="none" w:sz="0" w:space="0" w:color="auto"/>
                        <w:left w:val="none" w:sz="0" w:space="0" w:color="auto"/>
                        <w:bottom w:val="none" w:sz="0" w:space="0" w:color="auto"/>
                        <w:right w:val="none" w:sz="0" w:space="0" w:color="auto"/>
                      </w:divBdr>
                    </w:div>
                    <w:div w:id="1493106790">
                      <w:marLeft w:val="0"/>
                      <w:marRight w:val="0"/>
                      <w:marTop w:val="0"/>
                      <w:marBottom w:val="0"/>
                      <w:divBdr>
                        <w:top w:val="none" w:sz="0" w:space="0" w:color="auto"/>
                        <w:left w:val="none" w:sz="0" w:space="0" w:color="auto"/>
                        <w:bottom w:val="none" w:sz="0" w:space="0" w:color="auto"/>
                        <w:right w:val="none" w:sz="0" w:space="0" w:color="auto"/>
                      </w:divBdr>
                    </w:div>
                    <w:div w:id="1386368214">
                      <w:marLeft w:val="0"/>
                      <w:marRight w:val="0"/>
                      <w:marTop w:val="0"/>
                      <w:marBottom w:val="0"/>
                      <w:divBdr>
                        <w:top w:val="none" w:sz="0" w:space="0" w:color="auto"/>
                        <w:left w:val="none" w:sz="0" w:space="0" w:color="auto"/>
                        <w:bottom w:val="none" w:sz="0" w:space="0" w:color="auto"/>
                        <w:right w:val="none" w:sz="0" w:space="0" w:color="auto"/>
                      </w:divBdr>
                    </w:div>
                    <w:div w:id="1146052467">
                      <w:marLeft w:val="0"/>
                      <w:marRight w:val="0"/>
                      <w:marTop w:val="0"/>
                      <w:marBottom w:val="0"/>
                      <w:divBdr>
                        <w:top w:val="none" w:sz="0" w:space="0" w:color="auto"/>
                        <w:left w:val="none" w:sz="0" w:space="0" w:color="auto"/>
                        <w:bottom w:val="none" w:sz="0" w:space="0" w:color="auto"/>
                        <w:right w:val="none" w:sz="0" w:space="0" w:color="auto"/>
                      </w:divBdr>
                    </w:div>
                    <w:div w:id="1883203866">
                      <w:marLeft w:val="0"/>
                      <w:marRight w:val="0"/>
                      <w:marTop w:val="0"/>
                      <w:marBottom w:val="0"/>
                      <w:divBdr>
                        <w:top w:val="none" w:sz="0" w:space="0" w:color="auto"/>
                        <w:left w:val="none" w:sz="0" w:space="0" w:color="auto"/>
                        <w:bottom w:val="none" w:sz="0" w:space="0" w:color="auto"/>
                        <w:right w:val="none" w:sz="0" w:space="0" w:color="auto"/>
                      </w:divBdr>
                    </w:div>
                    <w:div w:id="608972254">
                      <w:marLeft w:val="0"/>
                      <w:marRight w:val="0"/>
                      <w:marTop w:val="0"/>
                      <w:marBottom w:val="0"/>
                      <w:divBdr>
                        <w:top w:val="none" w:sz="0" w:space="0" w:color="auto"/>
                        <w:left w:val="none" w:sz="0" w:space="0" w:color="auto"/>
                        <w:bottom w:val="none" w:sz="0" w:space="0" w:color="auto"/>
                        <w:right w:val="none" w:sz="0" w:space="0" w:color="auto"/>
                      </w:divBdr>
                    </w:div>
                    <w:div w:id="802844528">
                      <w:marLeft w:val="0"/>
                      <w:marRight w:val="0"/>
                      <w:marTop w:val="0"/>
                      <w:marBottom w:val="0"/>
                      <w:divBdr>
                        <w:top w:val="none" w:sz="0" w:space="0" w:color="auto"/>
                        <w:left w:val="none" w:sz="0" w:space="0" w:color="auto"/>
                        <w:bottom w:val="none" w:sz="0" w:space="0" w:color="auto"/>
                        <w:right w:val="none" w:sz="0" w:space="0" w:color="auto"/>
                      </w:divBdr>
                    </w:div>
                  </w:divsChild>
                </w:div>
                <w:div w:id="430930572">
                  <w:marLeft w:val="0"/>
                  <w:marRight w:val="0"/>
                  <w:marTop w:val="0"/>
                  <w:marBottom w:val="0"/>
                  <w:divBdr>
                    <w:top w:val="none" w:sz="0" w:space="0" w:color="auto"/>
                    <w:left w:val="none" w:sz="0" w:space="0" w:color="auto"/>
                    <w:bottom w:val="none" w:sz="0" w:space="0" w:color="auto"/>
                    <w:right w:val="none" w:sz="0" w:space="0" w:color="auto"/>
                  </w:divBdr>
                  <w:divsChild>
                    <w:div w:id="875194499">
                      <w:marLeft w:val="0"/>
                      <w:marRight w:val="0"/>
                      <w:marTop w:val="0"/>
                      <w:marBottom w:val="0"/>
                      <w:divBdr>
                        <w:top w:val="none" w:sz="0" w:space="0" w:color="auto"/>
                        <w:left w:val="none" w:sz="0" w:space="0" w:color="auto"/>
                        <w:bottom w:val="none" w:sz="0" w:space="0" w:color="auto"/>
                        <w:right w:val="none" w:sz="0" w:space="0" w:color="auto"/>
                      </w:divBdr>
                    </w:div>
                    <w:div w:id="163514508">
                      <w:marLeft w:val="0"/>
                      <w:marRight w:val="0"/>
                      <w:marTop w:val="0"/>
                      <w:marBottom w:val="0"/>
                      <w:divBdr>
                        <w:top w:val="none" w:sz="0" w:space="0" w:color="auto"/>
                        <w:left w:val="none" w:sz="0" w:space="0" w:color="auto"/>
                        <w:bottom w:val="none" w:sz="0" w:space="0" w:color="auto"/>
                        <w:right w:val="none" w:sz="0" w:space="0" w:color="auto"/>
                      </w:divBdr>
                    </w:div>
                    <w:div w:id="1598976907">
                      <w:marLeft w:val="0"/>
                      <w:marRight w:val="0"/>
                      <w:marTop w:val="0"/>
                      <w:marBottom w:val="0"/>
                      <w:divBdr>
                        <w:top w:val="none" w:sz="0" w:space="0" w:color="auto"/>
                        <w:left w:val="none" w:sz="0" w:space="0" w:color="auto"/>
                        <w:bottom w:val="none" w:sz="0" w:space="0" w:color="auto"/>
                        <w:right w:val="none" w:sz="0" w:space="0" w:color="auto"/>
                      </w:divBdr>
                    </w:div>
                    <w:div w:id="1390960584">
                      <w:marLeft w:val="0"/>
                      <w:marRight w:val="0"/>
                      <w:marTop w:val="0"/>
                      <w:marBottom w:val="0"/>
                      <w:divBdr>
                        <w:top w:val="none" w:sz="0" w:space="0" w:color="auto"/>
                        <w:left w:val="none" w:sz="0" w:space="0" w:color="auto"/>
                        <w:bottom w:val="none" w:sz="0" w:space="0" w:color="auto"/>
                        <w:right w:val="none" w:sz="0" w:space="0" w:color="auto"/>
                      </w:divBdr>
                    </w:div>
                    <w:div w:id="260070091">
                      <w:marLeft w:val="0"/>
                      <w:marRight w:val="0"/>
                      <w:marTop w:val="0"/>
                      <w:marBottom w:val="0"/>
                      <w:divBdr>
                        <w:top w:val="none" w:sz="0" w:space="0" w:color="auto"/>
                        <w:left w:val="none" w:sz="0" w:space="0" w:color="auto"/>
                        <w:bottom w:val="none" w:sz="0" w:space="0" w:color="auto"/>
                        <w:right w:val="none" w:sz="0" w:space="0" w:color="auto"/>
                      </w:divBdr>
                    </w:div>
                    <w:div w:id="849023486">
                      <w:marLeft w:val="0"/>
                      <w:marRight w:val="0"/>
                      <w:marTop w:val="0"/>
                      <w:marBottom w:val="0"/>
                      <w:divBdr>
                        <w:top w:val="none" w:sz="0" w:space="0" w:color="auto"/>
                        <w:left w:val="none" w:sz="0" w:space="0" w:color="auto"/>
                        <w:bottom w:val="none" w:sz="0" w:space="0" w:color="auto"/>
                        <w:right w:val="none" w:sz="0" w:space="0" w:color="auto"/>
                      </w:divBdr>
                    </w:div>
                    <w:div w:id="1064909859">
                      <w:marLeft w:val="0"/>
                      <w:marRight w:val="0"/>
                      <w:marTop w:val="0"/>
                      <w:marBottom w:val="0"/>
                      <w:divBdr>
                        <w:top w:val="none" w:sz="0" w:space="0" w:color="auto"/>
                        <w:left w:val="none" w:sz="0" w:space="0" w:color="auto"/>
                        <w:bottom w:val="none" w:sz="0" w:space="0" w:color="auto"/>
                        <w:right w:val="none" w:sz="0" w:space="0" w:color="auto"/>
                      </w:divBdr>
                    </w:div>
                    <w:div w:id="475611056">
                      <w:marLeft w:val="0"/>
                      <w:marRight w:val="0"/>
                      <w:marTop w:val="0"/>
                      <w:marBottom w:val="0"/>
                      <w:divBdr>
                        <w:top w:val="none" w:sz="0" w:space="0" w:color="auto"/>
                        <w:left w:val="none" w:sz="0" w:space="0" w:color="auto"/>
                        <w:bottom w:val="none" w:sz="0" w:space="0" w:color="auto"/>
                        <w:right w:val="none" w:sz="0" w:space="0" w:color="auto"/>
                      </w:divBdr>
                    </w:div>
                    <w:div w:id="1460487407">
                      <w:marLeft w:val="0"/>
                      <w:marRight w:val="0"/>
                      <w:marTop w:val="0"/>
                      <w:marBottom w:val="0"/>
                      <w:divBdr>
                        <w:top w:val="none" w:sz="0" w:space="0" w:color="auto"/>
                        <w:left w:val="none" w:sz="0" w:space="0" w:color="auto"/>
                        <w:bottom w:val="none" w:sz="0" w:space="0" w:color="auto"/>
                        <w:right w:val="none" w:sz="0" w:space="0" w:color="auto"/>
                      </w:divBdr>
                    </w:div>
                  </w:divsChild>
                </w:div>
                <w:div w:id="1760060976">
                  <w:marLeft w:val="0"/>
                  <w:marRight w:val="0"/>
                  <w:marTop w:val="0"/>
                  <w:marBottom w:val="0"/>
                  <w:divBdr>
                    <w:top w:val="none" w:sz="0" w:space="0" w:color="auto"/>
                    <w:left w:val="none" w:sz="0" w:space="0" w:color="auto"/>
                    <w:bottom w:val="none" w:sz="0" w:space="0" w:color="auto"/>
                    <w:right w:val="none" w:sz="0" w:space="0" w:color="auto"/>
                  </w:divBdr>
                  <w:divsChild>
                    <w:div w:id="2019387959">
                      <w:marLeft w:val="0"/>
                      <w:marRight w:val="0"/>
                      <w:marTop w:val="0"/>
                      <w:marBottom w:val="0"/>
                      <w:divBdr>
                        <w:top w:val="none" w:sz="0" w:space="0" w:color="auto"/>
                        <w:left w:val="none" w:sz="0" w:space="0" w:color="auto"/>
                        <w:bottom w:val="none" w:sz="0" w:space="0" w:color="auto"/>
                        <w:right w:val="none" w:sz="0" w:space="0" w:color="auto"/>
                      </w:divBdr>
                    </w:div>
                    <w:div w:id="1613970700">
                      <w:marLeft w:val="0"/>
                      <w:marRight w:val="0"/>
                      <w:marTop w:val="0"/>
                      <w:marBottom w:val="0"/>
                      <w:divBdr>
                        <w:top w:val="none" w:sz="0" w:space="0" w:color="auto"/>
                        <w:left w:val="none" w:sz="0" w:space="0" w:color="auto"/>
                        <w:bottom w:val="none" w:sz="0" w:space="0" w:color="auto"/>
                        <w:right w:val="none" w:sz="0" w:space="0" w:color="auto"/>
                      </w:divBdr>
                    </w:div>
                    <w:div w:id="143549650">
                      <w:marLeft w:val="0"/>
                      <w:marRight w:val="0"/>
                      <w:marTop w:val="0"/>
                      <w:marBottom w:val="0"/>
                      <w:divBdr>
                        <w:top w:val="none" w:sz="0" w:space="0" w:color="auto"/>
                        <w:left w:val="none" w:sz="0" w:space="0" w:color="auto"/>
                        <w:bottom w:val="none" w:sz="0" w:space="0" w:color="auto"/>
                        <w:right w:val="none" w:sz="0" w:space="0" w:color="auto"/>
                      </w:divBdr>
                    </w:div>
                    <w:div w:id="1837572959">
                      <w:marLeft w:val="0"/>
                      <w:marRight w:val="0"/>
                      <w:marTop w:val="0"/>
                      <w:marBottom w:val="0"/>
                      <w:divBdr>
                        <w:top w:val="none" w:sz="0" w:space="0" w:color="auto"/>
                        <w:left w:val="none" w:sz="0" w:space="0" w:color="auto"/>
                        <w:bottom w:val="none" w:sz="0" w:space="0" w:color="auto"/>
                        <w:right w:val="none" w:sz="0" w:space="0" w:color="auto"/>
                      </w:divBdr>
                    </w:div>
                    <w:div w:id="105538652">
                      <w:marLeft w:val="0"/>
                      <w:marRight w:val="0"/>
                      <w:marTop w:val="0"/>
                      <w:marBottom w:val="0"/>
                      <w:divBdr>
                        <w:top w:val="none" w:sz="0" w:space="0" w:color="auto"/>
                        <w:left w:val="none" w:sz="0" w:space="0" w:color="auto"/>
                        <w:bottom w:val="none" w:sz="0" w:space="0" w:color="auto"/>
                        <w:right w:val="none" w:sz="0" w:space="0" w:color="auto"/>
                      </w:divBdr>
                    </w:div>
                    <w:div w:id="993677478">
                      <w:marLeft w:val="0"/>
                      <w:marRight w:val="0"/>
                      <w:marTop w:val="0"/>
                      <w:marBottom w:val="0"/>
                      <w:divBdr>
                        <w:top w:val="none" w:sz="0" w:space="0" w:color="auto"/>
                        <w:left w:val="none" w:sz="0" w:space="0" w:color="auto"/>
                        <w:bottom w:val="none" w:sz="0" w:space="0" w:color="auto"/>
                        <w:right w:val="none" w:sz="0" w:space="0" w:color="auto"/>
                      </w:divBdr>
                    </w:div>
                    <w:div w:id="555748323">
                      <w:marLeft w:val="0"/>
                      <w:marRight w:val="0"/>
                      <w:marTop w:val="0"/>
                      <w:marBottom w:val="0"/>
                      <w:divBdr>
                        <w:top w:val="none" w:sz="0" w:space="0" w:color="auto"/>
                        <w:left w:val="none" w:sz="0" w:space="0" w:color="auto"/>
                        <w:bottom w:val="none" w:sz="0" w:space="0" w:color="auto"/>
                        <w:right w:val="none" w:sz="0" w:space="0" w:color="auto"/>
                      </w:divBdr>
                    </w:div>
                    <w:div w:id="81995394">
                      <w:marLeft w:val="0"/>
                      <w:marRight w:val="0"/>
                      <w:marTop w:val="0"/>
                      <w:marBottom w:val="0"/>
                      <w:divBdr>
                        <w:top w:val="none" w:sz="0" w:space="0" w:color="auto"/>
                        <w:left w:val="none" w:sz="0" w:space="0" w:color="auto"/>
                        <w:bottom w:val="none" w:sz="0" w:space="0" w:color="auto"/>
                        <w:right w:val="none" w:sz="0" w:space="0" w:color="auto"/>
                      </w:divBdr>
                    </w:div>
                    <w:div w:id="1851987642">
                      <w:marLeft w:val="0"/>
                      <w:marRight w:val="0"/>
                      <w:marTop w:val="0"/>
                      <w:marBottom w:val="0"/>
                      <w:divBdr>
                        <w:top w:val="none" w:sz="0" w:space="0" w:color="auto"/>
                        <w:left w:val="none" w:sz="0" w:space="0" w:color="auto"/>
                        <w:bottom w:val="none" w:sz="0" w:space="0" w:color="auto"/>
                        <w:right w:val="none" w:sz="0" w:space="0" w:color="auto"/>
                      </w:divBdr>
                    </w:div>
                  </w:divsChild>
                </w:div>
                <w:div w:id="511574725">
                  <w:marLeft w:val="0"/>
                  <w:marRight w:val="0"/>
                  <w:marTop w:val="0"/>
                  <w:marBottom w:val="0"/>
                  <w:divBdr>
                    <w:top w:val="none" w:sz="0" w:space="0" w:color="auto"/>
                    <w:left w:val="none" w:sz="0" w:space="0" w:color="auto"/>
                    <w:bottom w:val="none" w:sz="0" w:space="0" w:color="auto"/>
                    <w:right w:val="none" w:sz="0" w:space="0" w:color="auto"/>
                  </w:divBdr>
                  <w:divsChild>
                    <w:div w:id="1495023940">
                      <w:marLeft w:val="0"/>
                      <w:marRight w:val="0"/>
                      <w:marTop w:val="0"/>
                      <w:marBottom w:val="0"/>
                      <w:divBdr>
                        <w:top w:val="none" w:sz="0" w:space="0" w:color="auto"/>
                        <w:left w:val="none" w:sz="0" w:space="0" w:color="auto"/>
                        <w:bottom w:val="none" w:sz="0" w:space="0" w:color="auto"/>
                        <w:right w:val="none" w:sz="0" w:space="0" w:color="auto"/>
                      </w:divBdr>
                    </w:div>
                    <w:div w:id="1591740916">
                      <w:marLeft w:val="0"/>
                      <w:marRight w:val="0"/>
                      <w:marTop w:val="0"/>
                      <w:marBottom w:val="0"/>
                      <w:divBdr>
                        <w:top w:val="none" w:sz="0" w:space="0" w:color="auto"/>
                        <w:left w:val="none" w:sz="0" w:space="0" w:color="auto"/>
                        <w:bottom w:val="none" w:sz="0" w:space="0" w:color="auto"/>
                        <w:right w:val="none" w:sz="0" w:space="0" w:color="auto"/>
                      </w:divBdr>
                    </w:div>
                    <w:div w:id="1348016914">
                      <w:marLeft w:val="0"/>
                      <w:marRight w:val="0"/>
                      <w:marTop w:val="0"/>
                      <w:marBottom w:val="0"/>
                      <w:divBdr>
                        <w:top w:val="none" w:sz="0" w:space="0" w:color="auto"/>
                        <w:left w:val="none" w:sz="0" w:space="0" w:color="auto"/>
                        <w:bottom w:val="none" w:sz="0" w:space="0" w:color="auto"/>
                        <w:right w:val="none" w:sz="0" w:space="0" w:color="auto"/>
                      </w:divBdr>
                    </w:div>
                    <w:div w:id="124665982">
                      <w:marLeft w:val="0"/>
                      <w:marRight w:val="0"/>
                      <w:marTop w:val="0"/>
                      <w:marBottom w:val="0"/>
                      <w:divBdr>
                        <w:top w:val="none" w:sz="0" w:space="0" w:color="auto"/>
                        <w:left w:val="none" w:sz="0" w:space="0" w:color="auto"/>
                        <w:bottom w:val="none" w:sz="0" w:space="0" w:color="auto"/>
                        <w:right w:val="none" w:sz="0" w:space="0" w:color="auto"/>
                      </w:divBdr>
                    </w:div>
                    <w:div w:id="1315256916">
                      <w:marLeft w:val="0"/>
                      <w:marRight w:val="0"/>
                      <w:marTop w:val="0"/>
                      <w:marBottom w:val="0"/>
                      <w:divBdr>
                        <w:top w:val="none" w:sz="0" w:space="0" w:color="auto"/>
                        <w:left w:val="none" w:sz="0" w:space="0" w:color="auto"/>
                        <w:bottom w:val="none" w:sz="0" w:space="0" w:color="auto"/>
                        <w:right w:val="none" w:sz="0" w:space="0" w:color="auto"/>
                      </w:divBdr>
                    </w:div>
                    <w:div w:id="876085748">
                      <w:marLeft w:val="0"/>
                      <w:marRight w:val="0"/>
                      <w:marTop w:val="0"/>
                      <w:marBottom w:val="0"/>
                      <w:divBdr>
                        <w:top w:val="none" w:sz="0" w:space="0" w:color="auto"/>
                        <w:left w:val="none" w:sz="0" w:space="0" w:color="auto"/>
                        <w:bottom w:val="none" w:sz="0" w:space="0" w:color="auto"/>
                        <w:right w:val="none" w:sz="0" w:space="0" w:color="auto"/>
                      </w:divBdr>
                    </w:div>
                    <w:div w:id="2083212305">
                      <w:marLeft w:val="0"/>
                      <w:marRight w:val="0"/>
                      <w:marTop w:val="0"/>
                      <w:marBottom w:val="0"/>
                      <w:divBdr>
                        <w:top w:val="none" w:sz="0" w:space="0" w:color="auto"/>
                        <w:left w:val="none" w:sz="0" w:space="0" w:color="auto"/>
                        <w:bottom w:val="none" w:sz="0" w:space="0" w:color="auto"/>
                        <w:right w:val="none" w:sz="0" w:space="0" w:color="auto"/>
                      </w:divBdr>
                    </w:div>
                    <w:div w:id="1508519083">
                      <w:marLeft w:val="0"/>
                      <w:marRight w:val="0"/>
                      <w:marTop w:val="0"/>
                      <w:marBottom w:val="0"/>
                      <w:divBdr>
                        <w:top w:val="none" w:sz="0" w:space="0" w:color="auto"/>
                        <w:left w:val="none" w:sz="0" w:space="0" w:color="auto"/>
                        <w:bottom w:val="none" w:sz="0" w:space="0" w:color="auto"/>
                        <w:right w:val="none" w:sz="0" w:space="0" w:color="auto"/>
                      </w:divBdr>
                    </w:div>
                    <w:div w:id="970673155">
                      <w:marLeft w:val="0"/>
                      <w:marRight w:val="0"/>
                      <w:marTop w:val="0"/>
                      <w:marBottom w:val="0"/>
                      <w:divBdr>
                        <w:top w:val="none" w:sz="0" w:space="0" w:color="auto"/>
                        <w:left w:val="none" w:sz="0" w:space="0" w:color="auto"/>
                        <w:bottom w:val="none" w:sz="0" w:space="0" w:color="auto"/>
                        <w:right w:val="none" w:sz="0" w:space="0" w:color="auto"/>
                      </w:divBdr>
                    </w:div>
                  </w:divsChild>
                </w:div>
                <w:div w:id="1867861382">
                  <w:marLeft w:val="0"/>
                  <w:marRight w:val="0"/>
                  <w:marTop w:val="0"/>
                  <w:marBottom w:val="0"/>
                  <w:divBdr>
                    <w:top w:val="none" w:sz="0" w:space="0" w:color="auto"/>
                    <w:left w:val="none" w:sz="0" w:space="0" w:color="auto"/>
                    <w:bottom w:val="none" w:sz="0" w:space="0" w:color="auto"/>
                    <w:right w:val="none" w:sz="0" w:space="0" w:color="auto"/>
                  </w:divBdr>
                  <w:divsChild>
                    <w:div w:id="1258755718">
                      <w:marLeft w:val="0"/>
                      <w:marRight w:val="0"/>
                      <w:marTop w:val="0"/>
                      <w:marBottom w:val="0"/>
                      <w:divBdr>
                        <w:top w:val="none" w:sz="0" w:space="0" w:color="auto"/>
                        <w:left w:val="none" w:sz="0" w:space="0" w:color="auto"/>
                        <w:bottom w:val="none" w:sz="0" w:space="0" w:color="auto"/>
                        <w:right w:val="none" w:sz="0" w:space="0" w:color="auto"/>
                      </w:divBdr>
                    </w:div>
                    <w:div w:id="866144245">
                      <w:marLeft w:val="0"/>
                      <w:marRight w:val="0"/>
                      <w:marTop w:val="0"/>
                      <w:marBottom w:val="0"/>
                      <w:divBdr>
                        <w:top w:val="none" w:sz="0" w:space="0" w:color="auto"/>
                        <w:left w:val="none" w:sz="0" w:space="0" w:color="auto"/>
                        <w:bottom w:val="none" w:sz="0" w:space="0" w:color="auto"/>
                        <w:right w:val="none" w:sz="0" w:space="0" w:color="auto"/>
                      </w:divBdr>
                    </w:div>
                    <w:div w:id="330109401">
                      <w:marLeft w:val="0"/>
                      <w:marRight w:val="0"/>
                      <w:marTop w:val="0"/>
                      <w:marBottom w:val="0"/>
                      <w:divBdr>
                        <w:top w:val="none" w:sz="0" w:space="0" w:color="auto"/>
                        <w:left w:val="none" w:sz="0" w:space="0" w:color="auto"/>
                        <w:bottom w:val="none" w:sz="0" w:space="0" w:color="auto"/>
                        <w:right w:val="none" w:sz="0" w:space="0" w:color="auto"/>
                      </w:divBdr>
                    </w:div>
                    <w:div w:id="1299526614">
                      <w:marLeft w:val="0"/>
                      <w:marRight w:val="0"/>
                      <w:marTop w:val="0"/>
                      <w:marBottom w:val="0"/>
                      <w:divBdr>
                        <w:top w:val="none" w:sz="0" w:space="0" w:color="auto"/>
                        <w:left w:val="none" w:sz="0" w:space="0" w:color="auto"/>
                        <w:bottom w:val="none" w:sz="0" w:space="0" w:color="auto"/>
                        <w:right w:val="none" w:sz="0" w:space="0" w:color="auto"/>
                      </w:divBdr>
                    </w:div>
                    <w:div w:id="849028381">
                      <w:marLeft w:val="0"/>
                      <w:marRight w:val="0"/>
                      <w:marTop w:val="0"/>
                      <w:marBottom w:val="0"/>
                      <w:divBdr>
                        <w:top w:val="none" w:sz="0" w:space="0" w:color="auto"/>
                        <w:left w:val="none" w:sz="0" w:space="0" w:color="auto"/>
                        <w:bottom w:val="none" w:sz="0" w:space="0" w:color="auto"/>
                        <w:right w:val="none" w:sz="0" w:space="0" w:color="auto"/>
                      </w:divBdr>
                    </w:div>
                    <w:div w:id="1360543066">
                      <w:marLeft w:val="0"/>
                      <w:marRight w:val="0"/>
                      <w:marTop w:val="0"/>
                      <w:marBottom w:val="0"/>
                      <w:divBdr>
                        <w:top w:val="none" w:sz="0" w:space="0" w:color="auto"/>
                        <w:left w:val="none" w:sz="0" w:space="0" w:color="auto"/>
                        <w:bottom w:val="none" w:sz="0" w:space="0" w:color="auto"/>
                        <w:right w:val="none" w:sz="0" w:space="0" w:color="auto"/>
                      </w:divBdr>
                    </w:div>
                    <w:div w:id="872960432">
                      <w:marLeft w:val="0"/>
                      <w:marRight w:val="0"/>
                      <w:marTop w:val="0"/>
                      <w:marBottom w:val="0"/>
                      <w:divBdr>
                        <w:top w:val="none" w:sz="0" w:space="0" w:color="auto"/>
                        <w:left w:val="none" w:sz="0" w:space="0" w:color="auto"/>
                        <w:bottom w:val="none" w:sz="0" w:space="0" w:color="auto"/>
                        <w:right w:val="none" w:sz="0" w:space="0" w:color="auto"/>
                      </w:divBdr>
                    </w:div>
                    <w:div w:id="1535463066">
                      <w:marLeft w:val="0"/>
                      <w:marRight w:val="0"/>
                      <w:marTop w:val="0"/>
                      <w:marBottom w:val="0"/>
                      <w:divBdr>
                        <w:top w:val="none" w:sz="0" w:space="0" w:color="auto"/>
                        <w:left w:val="none" w:sz="0" w:space="0" w:color="auto"/>
                        <w:bottom w:val="none" w:sz="0" w:space="0" w:color="auto"/>
                        <w:right w:val="none" w:sz="0" w:space="0" w:color="auto"/>
                      </w:divBdr>
                    </w:div>
                    <w:div w:id="2022007494">
                      <w:marLeft w:val="0"/>
                      <w:marRight w:val="0"/>
                      <w:marTop w:val="0"/>
                      <w:marBottom w:val="0"/>
                      <w:divBdr>
                        <w:top w:val="none" w:sz="0" w:space="0" w:color="auto"/>
                        <w:left w:val="none" w:sz="0" w:space="0" w:color="auto"/>
                        <w:bottom w:val="none" w:sz="0" w:space="0" w:color="auto"/>
                        <w:right w:val="none" w:sz="0" w:space="0" w:color="auto"/>
                      </w:divBdr>
                    </w:div>
                  </w:divsChild>
                </w:div>
                <w:div w:id="1881087150">
                  <w:marLeft w:val="0"/>
                  <w:marRight w:val="0"/>
                  <w:marTop w:val="0"/>
                  <w:marBottom w:val="0"/>
                  <w:divBdr>
                    <w:top w:val="none" w:sz="0" w:space="0" w:color="auto"/>
                    <w:left w:val="none" w:sz="0" w:space="0" w:color="auto"/>
                    <w:bottom w:val="none" w:sz="0" w:space="0" w:color="auto"/>
                    <w:right w:val="none" w:sz="0" w:space="0" w:color="auto"/>
                  </w:divBdr>
                  <w:divsChild>
                    <w:div w:id="843978662">
                      <w:marLeft w:val="0"/>
                      <w:marRight w:val="0"/>
                      <w:marTop w:val="0"/>
                      <w:marBottom w:val="0"/>
                      <w:divBdr>
                        <w:top w:val="none" w:sz="0" w:space="0" w:color="auto"/>
                        <w:left w:val="none" w:sz="0" w:space="0" w:color="auto"/>
                        <w:bottom w:val="none" w:sz="0" w:space="0" w:color="auto"/>
                        <w:right w:val="none" w:sz="0" w:space="0" w:color="auto"/>
                      </w:divBdr>
                    </w:div>
                    <w:div w:id="1227956995">
                      <w:marLeft w:val="0"/>
                      <w:marRight w:val="0"/>
                      <w:marTop w:val="0"/>
                      <w:marBottom w:val="0"/>
                      <w:divBdr>
                        <w:top w:val="none" w:sz="0" w:space="0" w:color="auto"/>
                        <w:left w:val="none" w:sz="0" w:space="0" w:color="auto"/>
                        <w:bottom w:val="none" w:sz="0" w:space="0" w:color="auto"/>
                        <w:right w:val="none" w:sz="0" w:space="0" w:color="auto"/>
                      </w:divBdr>
                    </w:div>
                    <w:div w:id="1176193897">
                      <w:marLeft w:val="0"/>
                      <w:marRight w:val="0"/>
                      <w:marTop w:val="0"/>
                      <w:marBottom w:val="0"/>
                      <w:divBdr>
                        <w:top w:val="none" w:sz="0" w:space="0" w:color="auto"/>
                        <w:left w:val="none" w:sz="0" w:space="0" w:color="auto"/>
                        <w:bottom w:val="none" w:sz="0" w:space="0" w:color="auto"/>
                        <w:right w:val="none" w:sz="0" w:space="0" w:color="auto"/>
                      </w:divBdr>
                    </w:div>
                    <w:div w:id="589700107">
                      <w:marLeft w:val="0"/>
                      <w:marRight w:val="0"/>
                      <w:marTop w:val="0"/>
                      <w:marBottom w:val="0"/>
                      <w:divBdr>
                        <w:top w:val="none" w:sz="0" w:space="0" w:color="auto"/>
                        <w:left w:val="none" w:sz="0" w:space="0" w:color="auto"/>
                        <w:bottom w:val="none" w:sz="0" w:space="0" w:color="auto"/>
                        <w:right w:val="none" w:sz="0" w:space="0" w:color="auto"/>
                      </w:divBdr>
                    </w:div>
                    <w:div w:id="1426729448">
                      <w:marLeft w:val="0"/>
                      <w:marRight w:val="0"/>
                      <w:marTop w:val="0"/>
                      <w:marBottom w:val="0"/>
                      <w:divBdr>
                        <w:top w:val="none" w:sz="0" w:space="0" w:color="auto"/>
                        <w:left w:val="none" w:sz="0" w:space="0" w:color="auto"/>
                        <w:bottom w:val="none" w:sz="0" w:space="0" w:color="auto"/>
                        <w:right w:val="none" w:sz="0" w:space="0" w:color="auto"/>
                      </w:divBdr>
                    </w:div>
                    <w:div w:id="824971079">
                      <w:marLeft w:val="0"/>
                      <w:marRight w:val="0"/>
                      <w:marTop w:val="0"/>
                      <w:marBottom w:val="0"/>
                      <w:divBdr>
                        <w:top w:val="none" w:sz="0" w:space="0" w:color="auto"/>
                        <w:left w:val="none" w:sz="0" w:space="0" w:color="auto"/>
                        <w:bottom w:val="none" w:sz="0" w:space="0" w:color="auto"/>
                        <w:right w:val="none" w:sz="0" w:space="0" w:color="auto"/>
                      </w:divBdr>
                    </w:div>
                    <w:div w:id="632948338">
                      <w:marLeft w:val="0"/>
                      <w:marRight w:val="0"/>
                      <w:marTop w:val="0"/>
                      <w:marBottom w:val="0"/>
                      <w:divBdr>
                        <w:top w:val="none" w:sz="0" w:space="0" w:color="auto"/>
                        <w:left w:val="none" w:sz="0" w:space="0" w:color="auto"/>
                        <w:bottom w:val="none" w:sz="0" w:space="0" w:color="auto"/>
                        <w:right w:val="none" w:sz="0" w:space="0" w:color="auto"/>
                      </w:divBdr>
                    </w:div>
                    <w:div w:id="1548450556">
                      <w:marLeft w:val="0"/>
                      <w:marRight w:val="0"/>
                      <w:marTop w:val="0"/>
                      <w:marBottom w:val="0"/>
                      <w:divBdr>
                        <w:top w:val="none" w:sz="0" w:space="0" w:color="auto"/>
                        <w:left w:val="none" w:sz="0" w:space="0" w:color="auto"/>
                        <w:bottom w:val="none" w:sz="0" w:space="0" w:color="auto"/>
                        <w:right w:val="none" w:sz="0" w:space="0" w:color="auto"/>
                      </w:divBdr>
                    </w:div>
                    <w:div w:id="851257663">
                      <w:marLeft w:val="0"/>
                      <w:marRight w:val="0"/>
                      <w:marTop w:val="0"/>
                      <w:marBottom w:val="0"/>
                      <w:divBdr>
                        <w:top w:val="none" w:sz="0" w:space="0" w:color="auto"/>
                        <w:left w:val="none" w:sz="0" w:space="0" w:color="auto"/>
                        <w:bottom w:val="none" w:sz="0" w:space="0" w:color="auto"/>
                        <w:right w:val="none" w:sz="0" w:space="0" w:color="auto"/>
                      </w:divBdr>
                    </w:div>
                  </w:divsChild>
                </w:div>
                <w:div w:id="232353416">
                  <w:marLeft w:val="0"/>
                  <w:marRight w:val="0"/>
                  <w:marTop w:val="0"/>
                  <w:marBottom w:val="0"/>
                  <w:divBdr>
                    <w:top w:val="none" w:sz="0" w:space="0" w:color="auto"/>
                    <w:left w:val="none" w:sz="0" w:space="0" w:color="auto"/>
                    <w:bottom w:val="none" w:sz="0" w:space="0" w:color="auto"/>
                    <w:right w:val="none" w:sz="0" w:space="0" w:color="auto"/>
                  </w:divBdr>
                  <w:divsChild>
                    <w:div w:id="11763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17202">
      <w:bodyDiv w:val="1"/>
      <w:marLeft w:val="0"/>
      <w:marRight w:val="0"/>
      <w:marTop w:val="0"/>
      <w:marBottom w:val="0"/>
      <w:divBdr>
        <w:top w:val="none" w:sz="0" w:space="0" w:color="auto"/>
        <w:left w:val="none" w:sz="0" w:space="0" w:color="auto"/>
        <w:bottom w:val="none" w:sz="0" w:space="0" w:color="auto"/>
        <w:right w:val="none" w:sz="0" w:space="0" w:color="auto"/>
      </w:divBdr>
    </w:div>
    <w:div w:id="1967661688">
      <w:bodyDiv w:val="1"/>
      <w:marLeft w:val="0"/>
      <w:marRight w:val="0"/>
      <w:marTop w:val="0"/>
      <w:marBottom w:val="0"/>
      <w:divBdr>
        <w:top w:val="none" w:sz="0" w:space="0" w:color="auto"/>
        <w:left w:val="none" w:sz="0" w:space="0" w:color="auto"/>
        <w:bottom w:val="none" w:sz="0" w:space="0" w:color="auto"/>
        <w:right w:val="none" w:sz="0" w:space="0" w:color="auto"/>
      </w:divBdr>
      <w:divsChild>
        <w:div w:id="17259077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4777447">
              <w:marLeft w:val="0"/>
              <w:marRight w:val="0"/>
              <w:marTop w:val="0"/>
              <w:marBottom w:val="0"/>
              <w:divBdr>
                <w:top w:val="none" w:sz="0" w:space="0" w:color="auto"/>
                <w:left w:val="none" w:sz="0" w:space="0" w:color="auto"/>
                <w:bottom w:val="none" w:sz="0" w:space="0" w:color="auto"/>
                <w:right w:val="none" w:sz="0" w:space="0" w:color="auto"/>
              </w:divBdr>
              <w:divsChild>
                <w:div w:id="1041781745">
                  <w:marLeft w:val="0"/>
                  <w:marRight w:val="0"/>
                  <w:marTop w:val="0"/>
                  <w:marBottom w:val="0"/>
                  <w:divBdr>
                    <w:top w:val="none" w:sz="0" w:space="0" w:color="auto"/>
                    <w:left w:val="none" w:sz="0" w:space="0" w:color="auto"/>
                    <w:bottom w:val="none" w:sz="0" w:space="0" w:color="auto"/>
                    <w:right w:val="none" w:sz="0" w:space="0" w:color="auto"/>
                  </w:divBdr>
                  <w:divsChild>
                    <w:div w:id="311250461">
                      <w:marLeft w:val="0"/>
                      <w:marRight w:val="0"/>
                      <w:marTop w:val="0"/>
                      <w:marBottom w:val="0"/>
                      <w:divBdr>
                        <w:top w:val="none" w:sz="0" w:space="0" w:color="auto"/>
                        <w:left w:val="none" w:sz="0" w:space="0" w:color="auto"/>
                        <w:bottom w:val="none" w:sz="0" w:space="0" w:color="auto"/>
                        <w:right w:val="none" w:sz="0" w:space="0" w:color="auto"/>
                      </w:divBdr>
                      <w:divsChild>
                        <w:div w:id="6040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495052">
      <w:bodyDiv w:val="1"/>
      <w:marLeft w:val="0"/>
      <w:marRight w:val="0"/>
      <w:marTop w:val="0"/>
      <w:marBottom w:val="0"/>
      <w:divBdr>
        <w:top w:val="none" w:sz="0" w:space="0" w:color="auto"/>
        <w:left w:val="none" w:sz="0" w:space="0" w:color="auto"/>
        <w:bottom w:val="none" w:sz="0" w:space="0" w:color="auto"/>
        <w:right w:val="none" w:sz="0" w:space="0" w:color="auto"/>
      </w:divBdr>
      <w:divsChild>
        <w:div w:id="929702153">
          <w:marLeft w:val="0"/>
          <w:marRight w:val="0"/>
          <w:marTop w:val="0"/>
          <w:marBottom w:val="0"/>
          <w:divBdr>
            <w:top w:val="none" w:sz="0" w:space="0" w:color="auto"/>
            <w:left w:val="none" w:sz="0" w:space="0" w:color="auto"/>
            <w:bottom w:val="none" w:sz="0" w:space="0" w:color="auto"/>
            <w:right w:val="none" w:sz="0" w:space="0" w:color="auto"/>
          </w:divBdr>
          <w:divsChild>
            <w:div w:id="1326857261">
              <w:marLeft w:val="0"/>
              <w:marRight w:val="0"/>
              <w:marTop w:val="0"/>
              <w:marBottom w:val="0"/>
              <w:divBdr>
                <w:top w:val="none" w:sz="0" w:space="0" w:color="auto"/>
                <w:left w:val="none" w:sz="0" w:space="0" w:color="auto"/>
                <w:bottom w:val="none" w:sz="0" w:space="0" w:color="auto"/>
                <w:right w:val="none" w:sz="0" w:space="0" w:color="auto"/>
              </w:divBdr>
              <w:divsChild>
                <w:div w:id="15261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233590">
      <w:bodyDiv w:val="1"/>
      <w:marLeft w:val="0"/>
      <w:marRight w:val="0"/>
      <w:marTop w:val="0"/>
      <w:marBottom w:val="0"/>
      <w:divBdr>
        <w:top w:val="none" w:sz="0" w:space="0" w:color="auto"/>
        <w:left w:val="none" w:sz="0" w:space="0" w:color="auto"/>
        <w:bottom w:val="none" w:sz="0" w:space="0" w:color="auto"/>
        <w:right w:val="none" w:sz="0" w:space="0" w:color="auto"/>
      </w:divBdr>
    </w:div>
    <w:div w:id="2019917035">
      <w:bodyDiv w:val="1"/>
      <w:marLeft w:val="0"/>
      <w:marRight w:val="0"/>
      <w:marTop w:val="0"/>
      <w:marBottom w:val="0"/>
      <w:divBdr>
        <w:top w:val="none" w:sz="0" w:space="0" w:color="auto"/>
        <w:left w:val="none" w:sz="0" w:space="0" w:color="auto"/>
        <w:bottom w:val="none" w:sz="0" w:space="0" w:color="auto"/>
        <w:right w:val="none" w:sz="0" w:space="0" w:color="auto"/>
      </w:divBdr>
    </w:div>
    <w:div w:id="2027125772">
      <w:bodyDiv w:val="1"/>
      <w:marLeft w:val="0"/>
      <w:marRight w:val="0"/>
      <w:marTop w:val="0"/>
      <w:marBottom w:val="0"/>
      <w:divBdr>
        <w:top w:val="none" w:sz="0" w:space="0" w:color="auto"/>
        <w:left w:val="none" w:sz="0" w:space="0" w:color="auto"/>
        <w:bottom w:val="none" w:sz="0" w:space="0" w:color="auto"/>
        <w:right w:val="none" w:sz="0" w:space="0" w:color="auto"/>
      </w:divBdr>
      <w:divsChild>
        <w:div w:id="861944275">
          <w:marLeft w:val="0"/>
          <w:marRight w:val="0"/>
          <w:marTop w:val="0"/>
          <w:marBottom w:val="0"/>
          <w:divBdr>
            <w:top w:val="none" w:sz="0" w:space="0" w:color="auto"/>
            <w:left w:val="none" w:sz="0" w:space="0" w:color="auto"/>
            <w:bottom w:val="none" w:sz="0" w:space="0" w:color="auto"/>
            <w:right w:val="none" w:sz="0" w:space="0" w:color="auto"/>
          </w:divBdr>
          <w:divsChild>
            <w:div w:id="449663303">
              <w:marLeft w:val="0"/>
              <w:marRight w:val="0"/>
              <w:marTop w:val="0"/>
              <w:marBottom w:val="0"/>
              <w:divBdr>
                <w:top w:val="none" w:sz="0" w:space="0" w:color="auto"/>
                <w:left w:val="none" w:sz="0" w:space="0" w:color="auto"/>
                <w:bottom w:val="none" w:sz="0" w:space="0" w:color="auto"/>
                <w:right w:val="none" w:sz="0" w:space="0" w:color="auto"/>
              </w:divBdr>
              <w:divsChild>
                <w:div w:id="19866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7576">
      <w:bodyDiv w:val="1"/>
      <w:marLeft w:val="0"/>
      <w:marRight w:val="0"/>
      <w:marTop w:val="0"/>
      <w:marBottom w:val="0"/>
      <w:divBdr>
        <w:top w:val="none" w:sz="0" w:space="0" w:color="auto"/>
        <w:left w:val="none" w:sz="0" w:space="0" w:color="auto"/>
        <w:bottom w:val="none" w:sz="0" w:space="0" w:color="auto"/>
        <w:right w:val="none" w:sz="0" w:space="0" w:color="auto"/>
      </w:divBdr>
    </w:div>
    <w:div w:id="2091149820">
      <w:bodyDiv w:val="1"/>
      <w:marLeft w:val="0"/>
      <w:marRight w:val="0"/>
      <w:marTop w:val="0"/>
      <w:marBottom w:val="0"/>
      <w:divBdr>
        <w:top w:val="none" w:sz="0" w:space="0" w:color="auto"/>
        <w:left w:val="none" w:sz="0" w:space="0" w:color="auto"/>
        <w:bottom w:val="none" w:sz="0" w:space="0" w:color="auto"/>
        <w:right w:val="none" w:sz="0" w:space="0" w:color="auto"/>
      </w:divBdr>
      <w:divsChild>
        <w:div w:id="64497483">
          <w:marLeft w:val="0"/>
          <w:marRight w:val="0"/>
          <w:marTop w:val="0"/>
          <w:marBottom w:val="0"/>
          <w:divBdr>
            <w:top w:val="none" w:sz="0" w:space="0" w:color="auto"/>
            <w:left w:val="none" w:sz="0" w:space="0" w:color="auto"/>
            <w:bottom w:val="none" w:sz="0" w:space="0" w:color="auto"/>
            <w:right w:val="none" w:sz="0" w:space="0" w:color="auto"/>
          </w:divBdr>
          <w:divsChild>
            <w:div w:id="606156607">
              <w:marLeft w:val="0"/>
              <w:marRight w:val="0"/>
              <w:marTop w:val="0"/>
              <w:marBottom w:val="0"/>
              <w:divBdr>
                <w:top w:val="none" w:sz="0" w:space="0" w:color="auto"/>
                <w:left w:val="none" w:sz="0" w:space="0" w:color="auto"/>
                <w:bottom w:val="none" w:sz="0" w:space="0" w:color="auto"/>
                <w:right w:val="none" w:sz="0" w:space="0" w:color="auto"/>
              </w:divBdr>
              <w:divsChild>
                <w:div w:id="19021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35751">
      <w:bodyDiv w:val="1"/>
      <w:marLeft w:val="0"/>
      <w:marRight w:val="0"/>
      <w:marTop w:val="0"/>
      <w:marBottom w:val="0"/>
      <w:divBdr>
        <w:top w:val="none" w:sz="0" w:space="0" w:color="auto"/>
        <w:left w:val="none" w:sz="0" w:space="0" w:color="auto"/>
        <w:bottom w:val="none" w:sz="0" w:space="0" w:color="auto"/>
        <w:right w:val="none" w:sz="0" w:space="0" w:color="auto"/>
      </w:divBdr>
    </w:div>
    <w:div w:id="2134864072">
      <w:bodyDiv w:val="1"/>
      <w:marLeft w:val="0"/>
      <w:marRight w:val="0"/>
      <w:marTop w:val="0"/>
      <w:marBottom w:val="0"/>
      <w:divBdr>
        <w:top w:val="none" w:sz="0" w:space="0" w:color="auto"/>
        <w:left w:val="none" w:sz="0" w:space="0" w:color="auto"/>
        <w:bottom w:val="none" w:sz="0" w:space="0" w:color="auto"/>
        <w:right w:val="none" w:sz="0" w:space="0" w:color="auto"/>
      </w:divBdr>
    </w:div>
    <w:div w:id="214488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ehler@usc.edu" TargetMode="Externa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footer" Target="footer2.xml"/><Relationship Id="rId10" Type="http://schemas.openxmlformats.org/officeDocument/2006/relationships/hyperlink" Target="mailto:yothin.jinjarak@vuw.ac.nz" TargetMode="External"/><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izenman@usc.edu" TargetMode="Externa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4E0A0-DE3E-449A-8CBB-777129E65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33</Pages>
  <Words>11569</Words>
  <Characters>70808</Characters>
  <Application>Microsoft Office Word</Application>
  <DocSecurity>0</DocSecurity>
  <Lines>2145</Lines>
  <Paragraphs>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Dahler</dc:creator>
  <cp:keywords/>
  <dc:description/>
  <cp:lastModifiedBy>Timo Dahler</cp:lastModifiedBy>
  <cp:revision>4</cp:revision>
  <dcterms:created xsi:type="dcterms:W3CDTF">2021-02-04T12:25:00Z</dcterms:created>
  <dcterms:modified xsi:type="dcterms:W3CDTF">2021-02-05T14:20:00Z</dcterms:modified>
</cp:coreProperties>
</file>